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FB039" w14:textId="77777777" w:rsidR="00BB75A4" w:rsidRPr="00BB75A4" w:rsidRDefault="00BB75A4" w:rsidP="00BB75A4">
      <w:pPr>
        <w:rPr>
          <w:b/>
          <w:bCs/>
        </w:rPr>
      </w:pPr>
      <w:r w:rsidRPr="00BB75A4">
        <w:rPr>
          <w:b/>
          <w:bCs/>
        </w:rPr>
        <w:t>アイビス</w:t>
      </w:r>
      <w:r w:rsidRPr="00BB75A4">
        <w:rPr>
          <w:rFonts w:ascii="微软雅黑" w:eastAsia="微软雅黑" w:hAnsi="微软雅黑" w:cs="微软雅黑" w:hint="eastAsia"/>
          <w:b/>
          <w:bCs/>
        </w:rPr>
        <w:t>・</w:t>
      </w:r>
      <w:r w:rsidRPr="00BB75A4">
        <w:rPr>
          <w:rFonts w:ascii="等线" w:eastAsia="等线" w:hAnsi="等线" w:cs="等线" w:hint="eastAsia"/>
          <w:b/>
          <w:bCs/>
        </w:rPr>
        <w:t>ハービンジャ</w:t>
      </w:r>
      <w:r w:rsidRPr="00BB75A4">
        <w:rPr>
          <w:b/>
          <w:bCs/>
        </w:rPr>
        <w:t>ー</w:t>
      </w:r>
    </w:p>
    <w:p w14:paraId="62EDD929" w14:textId="70419EC2" w:rsidR="00BB75A4" w:rsidRDefault="00BB75A4">
      <w:pPr>
        <w:rPr>
          <w:lang w:eastAsia="zh-CN"/>
        </w:rPr>
      </w:pPr>
    </w:p>
    <w:tbl>
      <w:tblPr>
        <w:tblW w:w="0" w:type="auto"/>
        <w:shd w:val="clear" w:color="auto" w:fill="FFFFFF"/>
        <w:tblCellMar>
          <w:left w:w="0" w:type="dxa"/>
          <w:right w:w="0" w:type="dxa"/>
        </w:tblCellMar>
        <w:tblLook w:val="04A0" w:firstRow="1" w:lastRow="0" w:firstColumn="1" w:lastColumn="0" w:noHBand="0" w:noVBand="1"/>
      </w:tblPr>
      <w:tblGrid>
        <w:gridCol w:w="2490"/>
        <w:gridCol w:w="2970"/>
      </w:tblGrid>
      <w:tr w:rsidR="00BB75A4" w:rsidRPr="00BB75A4" w14:paraId="752C1D0C"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61B33945" w14:textId="77777777" w:rsidR="00BB75A4" w:rsidRPr="00BB75A4" w:rsidRDefault="00BB75A4" w:rsidP="00BB75A4">
            <w:pPr>
              <w:rPr>
                <w:b/>
                <w:bCs/>
                <w:lang w:eastAsia="zh-CN"/>
              </w:rPr>
            </w:pPr>
            <w:r w:rsidRPr="00BB75A4">
              <w:rPr>
                <w:b/>
                <w:bCs/>
                <w:lang w:eastAsia="zh-CN"/>
              </w:rPr>
              <w:t>名前</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33A8FE2F" w14:textId="77777777" w:rsidR="00BB75A4" w:rsidRPr="00BB75A4" w:rsidRDefault="00BB75A4" w:rsidP="00BB75A4">
            <w:pPr>
              <w:rPr>
                <w:lang w:eastAsia="ja-JP"/>
              </w:rPr>
            </w:pPr>
            <w:r w:rsidRPr="00BB75A4">
              <w:rPr>
                <w:lang w:eastAsia="ja-JP"/>
              </w:rPr>
              <w:t>アイビス</w:t>
            </w:r>
            <w:r w:rsidRPr="00BB75A4">
              <w:rPr>
                <w:rFonts w:ascii="微软雅黑" w:eastAsia="微软雅黑" w:hAnsi="微软雅黑" w:cs="微软雅黑" w:hint="eastAsia"/>
                <w:lang w:eastAsia="ja-JP"/>
              </w:rPr>
              <w:t>・</w:t>
            </w:r>
            <w:r w:rsidRPr="00BB75A4">
              <w:rPr>
                <w:rFonts w:ascii="等线" w:eastAsia="等线" w:hAnsi="等线" w:cs="等线" w:hint="eastAsia"/>
                <w:lang w:eastAsia="ja-JP"/>
              </w:rPr>
              <w:t>ハービンジャー</w:t>
            </w:r>
          </w:p>
        </w:tc>
      </w:tr>
      <w:tr w:rsidR="00BB75A4" w:rsidRPr="00BB75A4" w14:paraId="164BCC88"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38635C9B" w14:textId="77777777" w:rsidR="00BB75A4" w:rsidRPr="00BB75A4" w:rsidRDefault="00BB75A4" w:rsidP="00BB75A4">
            <w:pPr>
              <w:rPr>
                <w:b/>
                <w:bCs/>
                <w:lang w:eastAsia="zh-CN"/>
              </w:rPr>
            </w:pPr>
            <w:r w:rsidRPr="00BB75A4">
              <w:rPr>
                <w:b/>
                <w:bCs/>
                <w:lang w:eastAsia="zh-CN"/>
              </w:rPr>
              <w:t>年齢</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56E47AE7" w14:textId="77777777" w:rsidR="00BB75A4" w:rsidRPr="00BB75A4" w:rsidRDefault="00BB75A4" w:rsidP="00BB75A4">
            <w:pPr>
              <w:rPr>
                <w:lang w:eastAsia="zh-CN"/>
              </w:rPr>
            </w:pPr>
            <w:r w:rsidRPr="00BB75A4">
              <w:rPr>
                <w:lang w:eastAsia="zh-CN"/>
              </w:rPr>
              <w:t>不明</w:t>
            </w:r>
          </w:p>
        </w:tc>
      </w:tr>
      <w:tr w:rsidR="00BB75A4" w:rsidRPr="00BB75A4" w14:paraId="5835540A"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74F2445C" w14:textId="77777777" w:rsidR="00BB75A4" w:rsidRPr="00BB75A4" w:rsidRDefault="00BB75A4" w:rsidP="00BB75A4">
            <w:pPr>
              <w:rPr>
                <w:b/>
                <w:bCs/>
                <w:lang w:eastAsia="ja-JP"/>
              </w:rPr>
            </w:pPr>
            <w:r w:rsidRPr="00BB75A4">
              <w:rPr>
                <w:b/>
                <w:bCs/>
                <w:lang w:eastAsia="ja-JP"/>
              </w:rPr>
              <w:t>素体にした人間の年齢</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0D357E27" w14:textId="77777777" w:rsidR="00BB75A4" w:rsidRPr="00BB75A4" w:rsidRDefault="00BB75A4" w:rsidP="00BB75A4">
            <w:pPr>
              <w:rPr>
                <w:lang w:eastAsia="zh-CN"/>
              </w:rPr>
            </w:pPr>
            <w:r w:rsidRPr="00BB75A4">
              <w:rPr>
                <w:lang w:eastAsia="zh-CN"/>
              </w:rPr>
              <w:t>１２２歳</w:t>
            </w:r>
          </w:p>
        </w:tc>
      </w:tr>
      <w:tr w:rsidR="00BB75A4" w:rsidRPr="00BB75A4" w14:paraId="2789C250"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10E5F47A" w14:textId="77777777" w:rsidR="00BB75A4" w:rsidRPr="00BB75A4" w:rsidRDefault="00BB75A4" w:rsidP="00BB75A4">
            <w:pPr>
              <w:rPr>
                <w:b/>
                <w:bCs/>
                <w:lang w:eastAsia="zh-CN"/>
              </w:rPr>
            </w:pPr>
            <w:r w:rsidRPr="00BB75A4">
              <w:rPr>
                <w:b/>
                <w:bCs/>
                <w:lang w:eastAsia="zh-CN"/>
              </w:rPr>
              <w:t>職業</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60E0B4ED" w14:textId="77777777" w:rsidR="00BB75A4" w:rsidRPr="00BB75A4" w:rsidRDefault="00BB75A4" w:rsidP="00BB75A4">
            <w:pPr>
              <w:rPr>
                <w:lang w:eastAsia="zh-CN"/>
              </w:rPr>
            </w:pPr>
            <w:r w:rsidRPr="00BB75A4">
              <w:rPr>
                <w:lang w:eastAsia="zh-CN"/>
              </w:rPr>
              <w:t>浸食生命体</w:t>
            </w:r>
          </w:p>
        </w:tc>
      </w:tr>
    </w:tbl>
    <w:p w14:paraId="2E4F4815" w14:textId="19D8F8E7" w:rsidR="00BB75A4" w:rsidRDefault="00BB75A4">
      <w:pPr>
        <w:rPr>
          <w:lang w:eastAsia="zh-CN"/>
        </w:rPr>
      </w:pPr>
    </w:p>
    <w:p w14:paraId="4C2BF8B8" w14:textId="77777777" w:rsidR="00BB75A4" w:rsidRDefault="00BB75A4">
      <w:pPr>
        <w:rPr>
          <w:rFonts w:hint="eastAsia"/>
          <w:lang w:eastAsia="zh-CN"/>
        </w:rPr>
      </w:pPr>
    </w:p>
    <w:p w14:paraId="63C4BE75" w14:textId="77777777" w:rsidR="00BB75A4" w:rsidRPr="00BB75A4" w:rsidRDefault="00BB75A4" w:rsidP="00BB75A4">
      <w:pPr>
        <w:rPr>
          <w:lang w:eastAsia="ja-JP"/>
        </w:rPr>
      </w:pPr>
      <w:ins w:id="0" w:author="Unknown">
        <w:r w:rsidRPr="00BB75A4">
          <w:rPr>
            <w:lang w:eastAsia="ja-JP"/>
          </w:rPr>
          <w:t>物語の舞台となる世界が</w:t>
        </w:r>
        <w:r w:rsidRPr="00BB75A4">
          <w:rPr>
            <w:lang w:eastAsia="zh-CN"/>
          </w:rPr>
          <w:fldChar w:fldCharType="begin"/>
        </w:r>
        <w:r w:rsidRPr="00BB75A4">
          <w:rPr>
            <w:lang w:eastAsia="ja-JP"/>
          </w:rPr>
          <w:instrText>HYPERLINK "https://wikiwiki.jp/chunithmwiki/%E6%98%9F%E9%96%93%E8%BB%8C%E9%81%93%E8%88%AA%E8%A1%8C%E8%88%B9%E3%83%92%E3%83%A5%E3%83%BC%E3%83%9A%E3%83%AA%E3%82%AA%E3%83%B3" \o "</w:instrText>
        </w:r>
        <w:r w:rsidRPr="00BB75A4">
          <w:rPr>
            <w:lang w:eastAsia="ja-JP"/>
          </w:rPr>
          <w:instrText>星間軌道航行船ヒューペリオン</w:instrText>
        </w:r>
        <w:r w:rsidRPr="00BB75A4">
          <w:rPr>
            <w:lang w:eastAsia="ja-JP"/>
          </w:rPr>
          <w:instrText>"</w:instrText>
        </w:r>
        <w:r w:rsidRPr="00BB75A4">
          <w:rPr>
            <w:lang w:eastAsia="zh-CN"/>
          </w:rPr>
        </w:r>
        <w:r w:rsidRPr="00BB75A4">
          <w:rPr>
            <w:lang w:eastAsia="zh-CN"/>
          </w:rPr>
          <w:fldChar w:fldCharType="separate"/>
        </w:r>
        <w:r w:rsidRPr="00BB75A4">
          <w:rPr>
            <w:rStyle w:val="ae"/>
            <w:lang w:eastAsia="ja-JP"/>
          </w:rPr>
          <w:t>星間軌道航行船ヒューペリオン</w:t>
        </w:r>
        <w:r w:rsidRPr="00BB75A4">
          <w:rPr>
            <w:lang w:eastAsia="zh-CN"/>
          </w:rPr>
          <w:fldChar w:fldCharType="end"/>
        </w:r>
        <w:r w:rsidRPr="00BB75A4">
          <w:rPr>
            <w:lang w:eastAsia="ja-JP"/>
          </w:rPr>
          <w:t>のものと入れ替わっており、こちらはあちらの設計者である、ネオンネビュラのアイビスの回想が文中にて語られている。</w:t>
        </w:r>
      </w:ins>
    </w:p>
    <w:p w14:paraId="0DCB7F80" w14:textId="77777777" w:rsidR="00BB75A4" w:rsidRPr="00BB75A4" w:rsidRDefault="00BB75A4" w:rsidP="00BB75A4">
      <w:pPr>
        <w:rPr>
          <w:lang w:eastAsia="ja-JP"/>
        </w:rPr>
      </w:pPr>
      <w:r w:rsidRPr="00BB75A4">
        <w:rPr>
          <w:lang w:eastAsia="ja-JP"/>
        </w:rPr>
        <w:t>ネオンネビュラ三会頭のひとり。</w:t>
      </w:r>
      <w:r w:rsidRPr="00BB75A4">
        <w:rPr>
          <w:lang w:eastAsia="ja-JP"/>
        </w:rPr>
        <w:br/>
      </w:r>
      <w:hyperlink r:id="rId4" w:tooltip="モモ＆ジジ" w:history="1">
        <w:r w:rsidRPr="00BB75A4">
          <w:rPr>
            <w:rStyle w:val="ae"/>
            <w:lang w:eastAsia="ja-JP"/>
          </w:rPr>
          <w:t>モモ</w:t>
        </w:r>
      </w:hyperlink>
      <w:r w:rsidRPr="00BB75A4">
        <w:rPr>
          <w:lang w:eastAsia="ja-JP"/>
        </w:rPr>
        <w:t>の旧知であり、アイビスタワーの最上階に住む。ある日突然、</w:t>
      </w:r>
      <w:hyperlink r:id="rId5" w:tooltip="ラルヴァ" w:history="1">
        <w:r w:rsidRPr="00BB75A4">
          <w:rPr>
            <w:rStyle w:val="ae"/>
            <w:lang w:eastAsia="ja-JP"/>
          </w:rPr>
          <w:t>正体不明の病に伏した</w:t>
        </w:r>
      </w:hyperlink>
      <w:r w:rsidRPr="00BB75A4">
        <w:rPr>
          <w:lang w:eastAsia="ja-JP"/>
        </w:rPr>
        <w:t>とされていたが</w:t>
      </w:r>
      <w:r w:rsidRPr="00BB75A4">
        <w:rPr>
          <w:lang w:eastAsia="ja-JP"/>
        </w:rPr>
        <w:t>……</w:t>
      </w:r>
      <w:r w:rsidRPr="00BB75A4">
        <w:rPr>
          <w:lang w:eastAsia="ja-JP"/>
        </w:rPr>
        <w:t>。</w:t>
      </w:r>
    </w:p>
    <w:p w14:paraId="45A9FD2D" w14:textId="0CF5C6B2" w:rsidR="00BB75A4" w:rsidRDefault="00BB75A4">
      <w:pPr>
        <w:rPr>
          <w:lang w:eastAsia="zh-CN"/>
        </w:rPr>
      </w:pPr>
      <w:r>
        <w:rPr>
          <w:rFonts w:hint="eastAsia"/>
          <w:noProof/>
          <w:lang w:eastAsia="ja-JP"/>
        </w:rPr>
        <w:lastRenderedPageBreak/>
        <w:drawing>
          <wp:inline distT="0" distB="0" distL="0" distR="0" wp14:anchorId="4BD46152" wp14:editId="4B6FF48D">
            <wp:extent cx="5274310" cy="5274310"/>
            <wp:effectExtent l="0" t="0" r="0" b="2540"/>
            <wp:docPr id="5742569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56959" name="图片 574256959"/>
                    <pic:cNvPicPr/>
                  </pic:nvPicPr>
                  <pic:blipFill>
                    <a:blip r:embed="rId6">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7080114D" w14:textId="77777777" w:rsidR="00BB75A4" w:rsidRDefault="00BB75A4">
      <w:pPr>
        <w:rPr>
          <w:lang w:eastAsia="zh-CN"/>
        </w:rPr>
      </w:pPr>
    </w:p>
    <w:p w14:paraId="23E81550" w14:textId="77777777" w:rsidR="00BB75A4" w:rsidRDefault="00BB75A4">
      <w:pPr>
        <w:rPr>
          <w:lang w:eastAsia="zh-CN"/>
        </w:rPr>
      </w:pPr>
    </w:p>
    <w:p w14:paraId="761142C5" w14:textId="77777777" w:rsidR="00BB75A4" w:rsidRPr="00BB75A4" w:rsidRDefault="00BB75A4" w:rsidP="00BB75A4">
      <w:pPr>
        <w:rPr>
          <w:b/>
          <w:bCs/>
          <w:lang w:eastAsia="zh-CN"/>
        </w:rPr>
      </w:pPr>
      <w:r w:rsidRPr="00BB75A4">
        <w:rPr>
          <w:b/>
          <w:bCs/>
          <w:lang w:eastAsia="zh-CN"/>
        </w:rPr>
        <w:t> EPISODE1</w:t>
      </w:r>
      <w:r w:rsidRPr="00BB75A4">
        <w:rPr>
          <w:b/>
          <w:bCs/>
          <w:lang w:eastAsia="zh-CN"/>
        </w:rPr>
        <w:t xml:space="preserve">　理想に明け暮れた２人</w:t>
      </w:r>
    </w:p>
    <w:p w14:paraId="0F3B81B8" w14:textId="77777777" w:rsidR="00BB75A4" w:rsidRPr="00BB75A4" w:rsidRDefault="00BB75A4" w:rsidP="00BB75A4">
      <w:pPr>
        <w:rPr>
          <w:lang w:eastAsia="zh-CN"/>
        </w:rPr>
      </w:pPr>
      <w:r w:rsidRPr="00BB75A4">
        <w:rPr>
          <w:lang w:eastAsia="zh-CN"/>
        </w:rPr>
        <w:pict w14:anchorId="0796F8A0">
          <v:rect id="_x0000_i1126" style="width:0;height:.75pt" o:hralign="center" o:hrstd="t" o:hrnoshade="t" o:hr="t" fillcolor="#777" stroked="f"/>
        </w:pict>
      </w:r>
    </w:p>
    <w:p w14:paraId="78EC36F3" w14:textId="77777777" w:rsidR="00BB75A4" w:rsidRPr="00BB75A4" w:rsidRDefault="00BB75A4" w:rsidP="00BB75A4">
      <w:pPr>
        <w:rPr>
          <w:lang w:eastAsia="ja-JP"/>
        </w:rPr>
      </w:pPr>
      <w:r w:rsidRPr="00BB75A4">
        <w:rPr>
          <w:lang w:eastAsia="ja-JP"/>
        </w:rPr>
        <w:t xml:space="preserve">　幻想都市ネオンネビュラを一望できるアイビスタワー最上階は、激しい戦闘でもあったのか見る影もない程に荒れ果てていた。</w:t>
      </w:r>
      <w:r w:rsidRPr="00BB75A4">
        <w:rPr>
          <w:lang w:eastAsia="ja-JP"/>
        </w:rPr>
        <w:br/>
      </w:r>
      <w:r w:rsidRPr="00BB75A4">
        <w:rPr>
          <w:lang w:eastAsia="ja-JP"/>
        </w:rPr>
        <w:t xml:space="preserve">　床には意識を失って眠りこけている護衛の男たちと、この建物の主であるアイビスの私物や設計図らしきものが散乱している。だが、病に伏せっているはずの本人の姿は何処にも見当たらない。</w:t>
      </w:r>
      <w:r w:rsidRPr="00BB75A4">
        <w:rPr>
          <w:lang w:eastAsia="ja-JP"/>
        </w:rPr>
        <w:br/>
      </w:r>
      <w:r w:rsidRPr="00BB75A4">
        <w:rPr>
          <w:lang w:eastAsia="ja-JP"/>
        </w:rPr>
        <w:t xml:space="preserve">　この階層の大部分は、突如起動したヒューペリオンによって破壊されてしまったのだ。</w:t>
      </w:r>
      <w:r w:rsidRPr="00BB75A4">
        <w:rPr>
          <w:lang w:eastAsia="ja-JP"/>
        </w:rPr>
        <w:br/>
      </w:r>
      <w:r w:rsidRPr="00BB75A4">
        <w:rPr>
          <w:lang w:eastAsia="ja-JP"/>
        </w:rPr>
        <w:t xml:space="preserve">　そんな中、吹きさらしの最上階を物ともせずに進む者がいた。</w:t>
      </w:r>
      <w:r w:rsidRPr="00BB75A4">
        <w:rPr>
          <w:lang w:eastAsia="ja-JP"/>
        </w:rPr>
        <w:br/>
      </w:r>
      <w:r w:rsidRPr="00BB75A4">
        <w:rPr>
          <w:lang w:eastAsia="ja-JP"/>
        </w:rPr>
        <w:t xml:space="preserve">　自動人形のジジだ。</w:t>
      </w:r>
      <w:r w:rsidRPr="00BB75A4">
        <w:rPr>
          <w:lang w:eastAsia="ja-JP"/>
        </w:rPr>
        <w:br/>
      </w:r>
      <w:r w:rsidRPr="00BB75A4">
        <w:rPr>
          <w:lang w:eastAsia="ja-JP"/>
        </w:rPr>
        <w:t xml:space="preserve">　ジジはアイビスの私室があった場所まで歩を進めると瓦礫の下に挟まって</w:t>
      </w:r>
      <w:r w:rsidRPr="00BB75A4">
        <w:rPr>
          <w:lang w:eastAsia="ja-JP"/>
        </w:rPr>
        <w:lastRenderedPageBreak/>
        <w:t>いた設計図を見つけ出した。</w:t>
      </w:r>
    </w:p>
    <w:p w14:paraId="1904F095" w14:textId="77777777" w:rsidR="00BB75A4" w:rsidRPr="00BB75A4" w:rsidRDefault="00BB75A4" w:rsidP="00BB75A4">
      <w:pPr>
        <w:rPr>
          <w:lang w:eastAsia="ja-JP"/>
        </w:rPr>
      </w:pPr>
      <w:r w:rsidRPr="00BB75A4">
        <w:rPr>
          <w:lang w:eastAsia="ja-JP"/>
        </w:rPr>
        <w:t xml:space="preserve">　「モモ様、これをご覧ください」</w:t>
      </w:r>
    </w:p>
    <w:p w14:paraId="6D8E319C" w14:textId="77777777" w:rsidR="00BB75A4" w:rsidRPr="00BB75A4" w:rsidRDefault="00BB75A4" w:rsidP="00BB75A4">
      <w:pPr>
        <w:rPr>
          <w:lang w:eastAsia="ja-JP"/>
        </w:rPr>
      </w:pPr>
      <w:r w:rsidRPr="00BB75A4">
        <w:rPr>
          <w:lang w:eastAsia="ja-JP"/>
        </w:rPr>
        <w:t xml:space="preserve">　ジジは設計図を拾うと、自身の頭部に作られた余剰空間でくつろぐモモに見えるように視線を落とす。</w:t>
      </w:r>
      <w:r w:rsidRPr="00BB75A4">
        <w:rPr>
          <w:lang w:eastAsia="ja-JP"/>
        </w:rPr>
        <w:br/>
      </w:r>
      <w:r w:rsidRPr="00BB75A4">
        <w:rPr>
          <w:lang w:eastAsia="ja-JP"/>
        </w:rPr>
        <w:t xml:space="preserve">　そこには、</w:t>
      </w:r>
      <w:r w:rsidRPr="00BB75A4">
        <w:rPr>
          <w:lang w:eastAsia="ja-JP"/>
        </w:rPr>
        <w:t>“</w:t>
      </w:r>
      <w:r w:rsidRPr="00BB75A4">
        <w:rPr>
          <w:lang w:eastAsia="ja-JP"/>
        </w:rPr>
        <w:t>趣き</w:t>
      </w:r>
      <w:r w:rsidRPr="00BB75A4">
        <w:rPr>
          <w:lang w:eastAsia="ja-JP"/>
        </w:rPr>
        <w:t>”</w:t>
      </w:r>
      <w:r w:rsidRPr="00BB75A4">
        <w:rPr>
          <w:lang w:eastAsia="ja-JP"/>
        </w:rPr>
        <w:t>のある絵が描かれていた。</w:t>
      </w:r>
      <w:r w:rsidRPr="00BB75A4">
        <w:rPr>
          <w:lang w:eastAsia="ja-JP"/>
        </w:rPr>
        <w:br/>
      </w:r>
      <w:r w:rsidRPr="00BB75A4">
        <w:rPr>
          <w:lang w:eastAsia="ja-JP"/>
        </w:rPr>
        <w:t xml:space="preserve">　ジジの目を通して設計図を見ていたモモは、遠くを見つめるように目を細めると、アイビスとの思い出を懐かしんだ</w:t>
      </w:r>
      <w:r w:rsidRPr="00BB75A4">
        <w:rPr>
          <w:lang w:eastAsia="ja-JP"/>
        </w:rPr>
        <w:t>――</w:t>
      </w:r>
      <w:r w:rsidRPr="00BB75A4">
        <w:rPr>
          <w:lang w:eastAsia="ja-JP"/>
        </w:rPr>
        <w:t>。</w:t>
      </w:r>
    </w:p>
    <w:p w14:paraId="03121155"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br/>
      </w:r>
      <w:r w:rsidRPr="00BB75A4">
        <w:rPr>
          <w:lang w:eastAsia="ja-JP"/>
        </w:rPr>
        <w:t xml:space="preserve">　</w:t>
      </w:r>
      <w:r w:rsidRPr="00BB75A4">
        <w:rPr>
          <w:lang w:eastAsia="ja-JP"/>
        </w:rPr>
        <w:t>――――</w:t>
      </w:r>
    </w:p>
    <w:p w14:paraId="672F8D78" w14:textId="77777777" w:rsidR="00BB75A4" w:rsidRPr="00BB75A4" w:rsidRDefault="00BB75A4" w:rsidP="00BB75A4">
      <w:pPr>
        <w:rPr>
          <w:lang w:eastAsia="ja-JP"/>
        </w:rPr>
      </w:pPr>
      <w:r w:rsidRPr="00BB75A4">
        <w:rPr>
          <w:lang w:eastAsia="ja-JP"/>
        </w:rPr>
        <w:t xml:space="preserve">　ネオンネビュラが三者によって分割統治される以前、都市の北端に位置する共同研究室からは、連日のように怒鳴り声が響き渡っていた。</w:t>
      </w:r>
    </w:p>
    <w:p w14:paraId="26531927" w14:textId="77777777" w:rsidR="00BB75A4" w:rsidRPr="00BB75A4" w:rsidRDefault="00BB75A4" w:rsidP="00BB75A4">
      <w:pPr>
        <w:rPr>
          <w:lang w:eastAsia="ja-JP"/>
        </w:rPr>
      </w:pPr>
      <w:r w:rsidRPr="00BB75A4">
        <w:rPr>
          <w:lang w:eastAsia="ja-JP"/>
        </w:rPr>
        <w:t xml:space="preserve">　「どうしておぬしは要らぬものを加えたがるのじゃ！用途をわけろと言っておるじゃろう！？」</w:t>
      </w:r>
      <w:r w:rsidRPr="00BB75A4">
        <w:rPr>
          <w:lang w:eastAsia="ja-JP"/>
        </w:rPr>
        <w:br/>
      </w:r>
      <w:r w:rsidRPr="00BB75A4">
        <w:rPr>
          <w:lang w:eastAsia="ja-JP"/>
        </w:rPr>
        <w:t xml:space="preserve">　「わざわざ別に作るくらいなら、ひとつにまとめてしまえばいい！</w:t>
      </w:r>
      <w:r w:rsidRPr="00BB75A4">
        <w:rPr>
          <w:lang w:eastAsia="ja-JP"/>
        </w:rPr>
        <w:t xml:space="preserve"> </w:t>
      </w:r>
      <w:r w:rsidRPr="00BB75A4">
        <w:rPr>
          <w:lang w:eastAsia="ja-JP"/>
        </w:rPr>
        <w:t>多くの役割を一機でこなす事こそがこの世の真理だ！」</w:t>
      </w:r>
    </w:p>
    <w:p w14:paraId="5CF8AE81" w14:textId="77777777" w:rsidR="00BB75A4" w:rsidRPr="00BB75A4" w:rsidRDefault="00BB75A4" w:rsidP="00BB75A4">
      <w:pPr>
        <w:rPr>
          <w:lang w:eastAsia="ja-JP"/>
        </w:rPr>
      </w:pPr>
      <w:r w:rsidRPr="00BB75A4">
        <w:rPr>
          <w:lang w:eastAsia="ja-JP"/>
        </w:rPr>
        <w:t xml:space="preserve">　２人の前には、それぞれの理想を体現させたロボットが鎮座する。</w:t>
      </w:r>
      <w:r w:rsidRPr="00BB75A4">
        <w:rPr>
          <w:lang w:eastAsia="ja-JP"/>
        </w:rPr>
        <w:br/>
      </w:r>
      <w:r w:rsidRPr="00BB75A4">
        <w:rPr>
          <w:lang w:eastAsia="ja-JP"/>
        </w:rPr>
        <w:t xml:space="preserve">　今日は互いの制作状況を確認する定例日だ。</w:t>
      </w:r>
      <w:r w:rsidRPr="00BB75A4">
        <w:rPr>
          <w:lang w:eastAsia="ja-JP"/>
        </w:rPr>
        <w:br/>
      </w:r>
      <w:r w:rsidRPr="00BB75A4">
        <w:rPr>
          <w:lang w:eastAsia="ja-JP"/>
        </w:rPr>
        <w:t xml:space="preserve">　ロボットには共通のフレームが使われていて、通常の作業ペースでいけば、この日が完成品を披露する事になる</w:t>
      </w:r>
      <w:r w:rsidRPr="00BB75A4">
        <w:rPr>
          <w:lang w:eastAsia="ja-JP"/>
        </w:rPr>
        <w:t>……</w:t>
      </w:r>
      <w:r w:rsidRPr="00BB75A4">
        <w:rPr>
          <w:lang w:eastAsia="ja-JP"/>
        </w:rPr>
        <w:t>はずだった。</w:t>
      </w:r>
      <w:r w:rsidRPr="00BB75A4">
        <w:rPr>
          <w:lang w:eastAsia="ja-JP"/>
        </w:rPr>
        <w:br/>
      </w:r>
      <w:r w:rsidRPr="00BB75A4">
        <w:rPr>
          <w:lang w:eastAsia="ja-JP"/>
        </w:rPr>
        <w:t xml:space="preserve">　だが、ほとんどの工程を終わらせているモモに対してアイビスの方は半ばといった所。</w:t>
      </w:r>
      <w:r w:rsidRPr="00BB75A4">
        <w:rPr>
          <w:lang w:eastAsia="ja-JP"/>
        </w:rPr>
        <w:br/>
      </w:r>
      <w:r w:rsidRPr="00BB75A4">
        <w:rPr>
          <w:lang w:eastAsia="ja-JP"/>
        </w:rPr>
        <w:t xml:space="preserve">　モモは丸い瞳を愉快そうに歪ませると、アイビスの機体を指さして言った。</w:t>
      </w:r>
    </w:p>
    <w:p w14:paraId="4B4B73B0" w14:textId="77777777" w:rsidR="00BB75A4" w:rsidRPr="00BB75A4" w:rsidRDefault="00BB75A4" w:rsidP="00BB75A4">
      <w:pPr>
        <w:rPr>
          <w:lang w:eastAsia="ja-JP"/>
        </w:rPr>
      </w:pPr>
      <w:r w:rsidRPr="00BB75A4">
        <w:rPr>
          <w:lang w:eastAsia="ja-JP"/>
        </w:rPr>
        <w:t xml:space="preserve">　「多機能を追求して関節部に問題を起こすようでは、いつまで経っても完成せぬぞ！？」</w:t>
      </w:r>
      <w:r w:rsidRPr="00BB75A4">
        <w:rPr>
          <w:lang w:eastAsia="ja-JP"/>
        </w:rPr>
        <w:br/>
      </w:r>
      <w:r w:rsidRPr="00BB75A4">
        <w:rPr>
          <w:lang w:eastAsia="ja-JP"/>
        </w:rPr>
        <w:t xml:space="preserve">　「アタシは浪漫を追求してるんだ、浪漫を！」</w:t>
      </w:r>
    </w:p>
    <w:p w14:paraId="28A20533" w14:textId="77777777" w:rsidR="00BB75A4" w:rsidRPr="00BB75A4" w:rsidRDefault="00BB75A4" w:rsidP="00BB75A4">
      <w:pPr>
        <w:rPr>
          <w:lang w:eastAsia="ja-JP"/>
        </w:rPr>
      </w:pPr>
      <w:r w:rsidRPr="00BB75A4">
        <w:rPr>
          <w:lang w:eastAsia="ja-JP"/>
        </w:rPr>
        <w:t xml:space="preserve">　アイビスが己の成果物がいかに素晴らしいかモモに理解させるためにロボットに搭載した変形機能を実行する。</w:t>
      </w:r>
      <w:r w:rsidRPr="00BB75A4">
        <w:rPr>
          <w:lang w:eastAsia="ja-JP"/>
        </w:rPr>
        <w:br/>
      </w:r>
      <w:r w:rsidRPr="00BB75A4">
        <w:rPr>
          <w:lang w:eastAsia="ja-JP"/>
        </w:rPr>
        <w:t xml:space="preserve">　命令されたロボットが二足歩行から四足歩行に移行しようとして、自重を支えきれずに横転した。</w:t>
      </w:r>
    </w:p>
    <w:p w14:paraId="6AAE3C55" w14:textId="77777777" w:rsidR="00BB75A4" w:rsidRPr="00BB75A4" w:rsidRDefault="00BB75A4" w:rsidP="00BB75A4">
      <w:pPr>
        <w:rPr>
          <w:lang w:eastAsia="ja-JP"/>
        </w:rPr>
      </w:pPr>
      <w:r w:rsidRPr="00BB75A4">
        <w:rPr>
          <w:lang w:eastAsia="ja-JP"/>
        </w:rPr>
        <w:t xml:space="preserve">　「見事な浪漫じゃな」</w:t>
      </w:r>
      <w:r w:rsidRPr="00BB75A4">
        <w:rPr>
          <w:lang w:eastAsia="ja-JP"/>
        </w:rPr>
        <w:br/>
      </w:r>
      <w:r w:rsidRPr="00BB75A4">
        <w:rPr>
          <w:lang w:eastAsia="ja-JP"/>
        </w:rPr>
        <w:t xml:space="preserve">　「ぐ</w:t>
      </w:r>
      <w:r w:rsidRPr="00BB75A4">
        <w:rPr>
          <w:lang w:eastAsia="ja-JP"/>
        </w:rPr>
        <w:t>……</w:t>
      </w:r>
      <w:r w:rsidRPr="00BB75A4">
        <w:rPr>
          <w:lang w:eastAsia="ja-JP"/>
        </w:rPr>
        <w:t>っ。アタシはどんな環境でも活動できる機体を完成させたいだけだ。それの何がいけない」</w:t>
      </w:r>
      <w:r w:rsidRPr="00BB75A4">
        <w:rPr>
          <w:lang w:eastAsia="ja-JP"/>
        </w:rPr>
        <w:br/>
      </w:r>
      <w:r w:rsidRPr="00BB75A4">
        <w:rPr>
          <w:lang w:eastAsia="ja-JP"/>
        </w:rPr>
        <w:t xml:space="preserve">　「規模が大きくなれば、己の好き勝手にできる領分は減っていく。浪漫を追求してる場合ではなくなるのじゃぞ」</w:t>
      </w:r>
    </w:p>
    <w:p w14:paraId="394D7BAB" w14:textId="77777777" w:rsidR="00BB75A4" w:rsidRPr="00BB75A4" w:rsidRDefault="00BB75A4" w:rsidP="00BB75A4">
      <w:pPr>
        <w:rPr>
          <w:lang w:eastAsia="ja-JP"/>
        </w:rPr>
      </w:pPr>
      <w:r w:rsidRPr="00BB75A4">
        <w:rPr>
          <w:lang w:eastAsia="ja-JP"/>
        </w:rPr>
        <w:t xml:space="preserve">　モモとアイビスは決定的なまでに理想のロボット像がかけ離れている。</w:t>
      </w:r>
      <w:r w:rsidRPr="00BB75A4">
        <w:rPr>
          <w:lang w:eastAsia="ja-JP"/>
        </w:rPr>
        <w:br/>
      </w:r>
      <w:r w:rsidRPr="00BB75A4">
        <w:rPr>
          <w:lang w:eastAsia="ja-JP"/>
        </w:rPr>
        <w:t xml:space="preserve">　モモは洗練されたボディと装備を極限まで絞った人型機体。</w:t>
      </w:r>
      <w:r w:rsidRPr="00BB75A4">
        <w:rPr>
          <w:lang w:eastAsia="ja-JP"/>
        </w:rPr>
        <w:br/>
      </w:r>
      <w:r w:rsidRPr="00BB75A4">
        <w:rPr>
          <w:lang w:eastAsia="ja-JP"/>
        </w:rPr>
        <w:t xml:space="preserve">　片やアイビスは、様々な機能を盛りこんだ上に人と別の生物の要素を掛け合わせた機体を好む。</w:t>
      </w:r>
      <w:r w:rsidRPr="00BB75A4">
        <w:rPr>
          <w:lang w:eastAsia="ja-JP"/>
        </w:rPr>
        <w:br/>
      </w:r>
      <w:r w:rsidRPr="00BB75A4">
        <w:rPr>
          <w:lang w:eastAsia="ja-JP"/>
        </w:rPr>
        <w:lastRenderedPageBreak/>
        <w:t xml:space="preserve">　当然ながら２人の意見が一致する事はなかった。</w:t>
      </w:r>
      <w:r w:rsidRPr="00BB75A4">
        <w:rPr>
          <w:lang w:eastAsia="ja-JP"/>
        </w:rPr>
        <w:br/>
      </w:r>
      <w:r w:rsidRPr="00BB75A4">
        <w:rPr>
          <w:lang w:eastAsia="ja-JP"/>
        </w:rPr>
        <w:t xml:space="preserve">　それは都市開発においても同じだった。</w:t>
      </w:r>
      <w:r w:rsidRPr="00BB75A4">
        <w:rPr>
          <w:lang w:eastAsia="ja-JP"/>
        </w:rPr>
        <w:br/>
      </w:r>
      <w:r w:rsidRPr="00BB75A4">
        <w:rPr>
          <w:lang w:eastAsia="ja-JP"/>
        </w:rPr>
        <w:t xml:space="preserve">　互いに得意分野が異なる２人は、都市開発が進むにつれて役割を別けていくように。</w:t>
      </w:r>
      <w:r w:rsidRPr="00BB75A4">
        <w:rPr>
          <w:lang w:eastAsia="ja-JP"/>
        </w:rPr>
        <w:br/>
      </w:r>
      <w:r w:rsidRPr="00BB75A4">
        <w:rPr>
          <w:lang w:eastAsia="ja-JP"/>
        </w:rPr>
        <w:t xml:space="preserve">　モモは都市の警備や食料問題を、アイビスは電力などのインフラ問題を整備していった。</w:t>
      </w:r>
      <w:r w:rsidRPr="00BB75A4">
        <w:rPr>
          <w:lang w:eastAsia="ja-JP"/>
        </w:rPr>
        <w:br/>
      </w:r>
      <w:r w:rsidRPr="00BB75A4">
        <w:rPr>
          <w:lang w:eastAsia="ja-JP"/>
        </w:rPr>
        <w:t xml:space="preserve">　そうして受け入れ態勢が整った頃には、多くの月日が流れていて。</w:t>
      </w:r>
      <w:r w:rsidRPr="00BB75A4">
        <w:rPr>
          <w:lang w:eastAsia="ja-JP"/>
        </w:rPr>
        <w:br/>
      </w:r>
      <w:r w:rsidRPr="00BB75A4">
        <w:rPr>
          <w:lang w:eastAsia="ja-JP"/>
        </w:rPr>
        <w:t xml:space="preserve">　モモとアイビスは活動拠点を別の場所へと移し、物理的な距離も生まれた事で互いに顔を合わせる事もなくなってしまうのだった。</w:t>
      </w:r>
    </w:p>
    <w:p w14:paraId="6C8E3373" w14:textId="77777777" w:rsidR="00BB75A4" w:rsidRPr="00BB75A4" w:rsidRDefault="00BB75A4" w:rsidP="00BB75A4">
      <w:pPr>
        <w:rPr>
          <w:lang w:eastAsia="ja-JP"/>
        </w:rPr>
      </w:pPr>
      <w:r w:rsidRPr="00BB75A4">
        <w:rPr>
          <w:lang w:eastAsia="ja-JP"/>
        </w:rPr>
        <w:t xml:space="preserve">　肥大化したネオンネビュラが、現在の三者統治体制へ移行した頃。</w:t>
      </w:r>
      <w:r w:rsidRPr="00BB75A4">
        <w:rPr>
          <w:lang w:eastAsia="ja-JP"/>
        </w:rPr>
        <w:br/>
      </w:r>
      <w:r w:rsidRPr="00BB75A4">
        <w:rPr>
          <w:lang w:eastAsia="ja-JP"/>
        </w:rPr>
        <w:t xml:space="preserve">　大半の業務をジジや配下の者たちに任せられるようになったモモは、久しぶりにアイビスの顔を見たくなって会いに行く事にした。</w:t>
      </w:r>
    </w:p>
    <w:p w14:paraId="2658A4EF" w14:textId="77777777" w:rsidR="00BB75A4" w:rsidRPr="00BB75A4" w:rsidRDefault="00BB75A4" w:rsidP="00BB75A4">
      <w:pPr>
        <w:rPr>
          <w:lang w:eastAsia="ja-JP"/>
        </w:rPr>
      </w:pPr>
      <w:r w:rsidRPr="00BB75A4">
        <w:rPr>
          <w:lang w:eastAsia="ja-JP"/>
        </w:rPr>
        <w:t xml:space="preserve">　「声を聞く限りでは元気そうじゃが、やはり顔を見てみない事にはの」</w:t>
      </w:r>
    </w:p>
    <w:p w14:paraId="31BC3CDE" w14:textId="77777777" w:rsidR="00BB75A4" w:rsidRPr="00BB75A4" w:rsidRDefault="00BB75A4" w:rsidP="00BB75A4">
      <w:pPr>
        <w:rPr>
          <w:lang w:eastAsia="ja-JP"/>
        </w:rPr>
      </w:pPr>
      <w:r w:rsidRPr="00BB75A4">
        <w:rPr>
          <w:lang w:eastAsia="ja-JP"/>
        </w:rPr>
        <w:t xml:space="preserve">　長命なモモに比べて、人間のアイビスは短命だ。</w:t>
      </w:r>
      <w:r w:rsidRPr="00BB75A4">
        <w:rPr>
          <w:lang w:eastAsia="ja-JP"/>
        </w:rPr>
        <w:br/>
      </w:r>
      <w:r w:rsidRPr="00BB75A4">
        <w:rPr>
          <w:lang w:eastAsia="ja-JP"/>
        </w:rPr>
        <w:t xml:space="preserve">　モモの時間間隔では</w:t>
      </w:r>
      <w:r w:rsidRPr="00BB75A4">
        <w:rPr>
          <w:lang w:eastAsia="ja-JP"/>
        </w:rPr>
        <w:t>“</w:t>
      </w:r>
      <w:r w:rsidRPr="00BB75A4">
        <w:rPr>
          <w:lang w:eastAsia="ja-JP"/>
        </w:rPr>
        <w:t>この前</w:t>
      </w:r>
      <w:r w:rsidRPr="00BB75A4">
        <w:rPr>
          <w:lang w:eastAsia="ja-JP"/>
        </w:rPr>
        <w:t>”</w:t>
      </w:r>
      <w:r w:rsidRPr="00BB75A4">
        <w:rPr>
          <w:lang w:eastAsia="ja-JP"/>
        </w:rPr>
        <w:t>の話が１０、２０年前なんて事がざらにある。</w:t>
      </w:r>
      <w:r w:rsidRPr="00BB75A4">
        <w:rPr>
          <w:lang w:eastAsia="ja-JP"/>
        </w:rPr>
        <w:br/>
      </w:r>
      <w:r w:rsidRPr="00BB75A4">
        <w:rPr>
          <w:lang w:eastAsia="ja-JP"/>
        </w:rPr>
        <w:t xml:space="preserve">　つい先日の会合でも、モモは時間間隔のズレを指摘されたばかり。そして、そのズレが彼女との対立を生む切っ掛けにもなっていた。</w:t>
      </w:r>
      <w:r w:rsidRPr="00BB75A4">
        <w:rPr>
          <w:lang w:eastAsia="ja-JP"/>
        </w:rPr>
        <w:br/>
      </w:r>
      <w:r w:rsidRPr="00BB75A4">
        <w:rPr>
          <w:lang w:eastAsia="ja-JP"/>
        </w:rPr>
        <w:t xml:space="preserve">　だからモモは、アイビスが存命のうちにもう一度話をするためにアイビスタワーまで足を運ぶ事にしたのだ。</w:t>
      </w:r>
    </w:p>
    <w:p w14:paraId="1D77D489" w14:textId="77777777" w:rsidR="00BB75A4" w:rsidRPr="00BB75A4" w:rsidRDefault="00BB75A4" w:rsidP="00BB75A4">
      <w:pPr>
        <w:rPr>
          <w:lang w:eastAsia="ja-JP"/>
        </w:rPr>
      </w:pPr>
      <w:r w:rsidRPr="00BB75A4">
        <w:rPr>
          <w:lang w:eastAsia="ja-JP"/>
        </w:rPr>
        <w:t xml:space="preserve">　「しばらく見ぬうちに、ここも発展したものじゃな」</w:t>
      </w:r>
    </w:p>
    <w:p w14:paraId="192154FA" w14:textId="77777777" w:rsidR="00BB75A4" w:rsidRPr="00BB75A4" w:rsidRDefault="00BB75A4" w:rsidP="00BB75A4">
      <w:pPr>
        <w:rPr>
          <w:lang w:eastAsia="ja-JP"/>
        </w:rPr>
      </w:pPr>
      <w:r w:rsidRPr="00BB75A4">
        <w:rPr>
          <w:lang w:eastAsia="ja-JP"/>
        </w:rPr>
        <w:t xml:space="preserve">　アイビスの統治区画は、彼女の研究を進めるために建造された建物ばかり。</w:t>
      </w:r>
    </w:p>
    <w:p w14:paraId="2EC5C00E" w14:textId="77777777" w:rsidR="00BB75A4" w:rsidRPr="00BB75A4" w:rsidRDefault="00BB75A4" w:rsidP="00BB75A4">
      <w:pPr>
        <w:rPr>
          <w:lang w:eastAsia="ja-JP"/>
        </w:rPr>
      </w:pPr>
      <w:r w:rsidRPr="00BB75A4">
        <w:rPr>
          <w:lang w:eastAsia="ja-JP"/>
        </w:rPr>
        <w:t xml:space="preserve">　「やはり、まだ諦めておらぬようじゃな</w:t>
      </w:r>
      <w:r w:rsidRPr="00BB75A4">
        <w:rPr>
          <w:lang w:eastAsia="ja-JP"/>
        </w:rPr>
        <w:t>……</w:t>
      </w:r>
      <w:r w:rsidRPr="00BB75A4">
        <w:rPr>
          <w:lang w:eastAsia="ja-JP"/>
        </w:rPr>
        <w:t>」</w:t>
      </w:r>
    </w:p>
    <w:p w14:paraId="7365ACA1" w14:textId="77777777" w:rsidR="00BB75A4" w:rsidRPr="00BB75A4" w:rsidRDefault="00BB75A4" w:rsidP="00BB75A4">
      <w:pPr>
        <w:rPr>
          <w:lang w:eastAsia="ja-JP"/>
        </w:rPr>
      </w:pPr>
      <w:r w:rsidRPr="00BB75A4">
        <w:rPr>
          <w:lang w:eastAsia="ja-JP"/>
        </w:rPr>
        <w:t xml:space="preserve">　会いに行ったところで関係に何か変化が起きる事はないだろう。そんな事を思いながらアイビスタワーの入り口に待ち構える門番の男の下へと向かうと、モモはアイビスに会いに来た旨を伝える。</w:t>
      </w:r>
    </w:p>
    <w:p w14:paraId="1E9C8AA3"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残念ですが、アイビス様はモモ様とはお会いにならないそうです」</w:t>
      </w:r>
      <w:r w:rsidRPr="00BB75A4">
        <w:rPr>
          <w:lang w:eastAsia="ja-JP"/>
        </w:rPr>
        <w:br/>
      </w:r>
      <w:r w:rsidRPr="00BB75A4">
        <w:rPr>
          <w:lang w:eastAsia="ja-JP"/>
        </w:rPr>
        <w:t xml:space="preserve">　「なぜじゃ？」</w:t>
      </w:r>
      <w:r w:rsidRPr="00BB75A4">
        <w:rPr>
          <w:lang w:eastAsia="ja-JP"/>
        </w:rPr>
        <w:br/>
      </w:r>
      <w:r w:rsidRPr="00BB75A4">
        <w:rPr>
          <w:lang w:eastAsia="ja-JP"/>
        </w:rPr>
        <w:t xml:space="preserve">　「アイビス様は病に伏せっていて、誰ともお会いになりません」</w:t>
      </w:r>
      <w:r w:rsidRPr="00BB75A4">
        <w:rPr>
          <w:lang w:eastAsia="ja-JP"/>
        </w:rPr>
        <w:br/>
      </w:r>
      <w:r w:rsidRPr="00BB75A4">
        <w:rPr>
          <w:lang w:eastAsia="ja-JP"/>
        </w:rPr>
        <w:t xml:space="preserve">　「それは会合で聞いておる！</w:t>
      </w:r>
      <w:r w:rsidRPr="00BB75A4">
        <w:rPr>
          <w:lang w:eastAsia="ja-JP"/>
        </w:rPr>
        <w:t xml:space="preserve"> </w:t>
      </w:r>
      <w:r w:rsidRPr="00BB75A4">
        <w:rPr>
          <w:lang w:eastAsia="ja-JP"/>
        </w:rPr>
        <w:t>なぜわしに会おうとしないのじゃ！？」</w:t>
      </w:r>
      <w:r w:rsidRPr="00BB75A4">
        <w:rPr>
          <w:lang w:eastAsia="ja-JP"/>
        </w:rPr>
        <w:br/>
      </w:r>
      <w:r w:rsidRPr="00BB75A4">
        <w:rPr>
          <w:lang w:eastAsia="ja-JP"/>
        </w:rPr>
        <w:t xml:space="preserve">　「それは分かりません。アイビス様はもう長い事誰とも会おうとしないのです」</w:t>
      </w:r>
    </w:p>
    <w:p w14:paraId="767F4349" w14:textId="77777777" w:rsidR="00BB75A4" w:rsidRPr="00BB75A4" w:rsidRDefault="00BB75A4" w:rsidP="00BB75A4">
      <w:pPr>
        <w:rPr>
          <w:lang w:eastAsia="ja-JP"/>
        </w:rPr>
      </w:pPr>
      <w:r w:rsidRPr="00BB75A4">
        <w:rPr>
          <w:lang w:eastAsia="ja-JP"/>
        </w:rPr>
        <w:t xml:space="preserve">　それを最後に門番は口を閉ざした。</w:t>
      </w:r>
      <w:r w:rsidRPr="00BB75A4">
        <w:rPr>
          <w:lang w:eastAsia="ja-JP"/>
        </w:rPr>
        <w:br/>
      </w:r>
      <w:r w:rsidRPr="00BB75A4">
        <w:rPr>
          <w:lang w:eastAsia="ja-JP"/>
        </w:rPr>
        <w:t xml:space="preserve">　いくら統治者の１人といえども、他の統治区画で騒ぎを起こせば処罰される。</w:t>
      </w:r>
      <w:r w:rsidRPr="00BB75A4">
        <w:rPr>
          <w:lang w:eastAsia="ja-JP"/>
        </w:rPr>
        <w:br/>
      </w:r>
      <w:r w:rsidRPr="00BB75A4">
        <w:rPr>
          <w:lang w:eastAsia="ja-JP"/>
        </w:rPr>
        <w:t xml:space="preserve">　モモはアイビスに会える事なく帰路へとつくのだった。</w:t>
      </w:r>
    </w:p>
    <w:p w14:paraId="0B4550F1" w14:textId="77777777" w:rsidR="00BB75A4" w:rsidRPr="00BB75A4" w:rsidRDefault="00BB75A4" w:rsidP="00BB75A4">
      <w:pPr>
        <w:rPr>
          <w:lang w:eastAsia="zh-CN"/>
        </w:rPr>
      </w:pPr>
      <w:r w:rsidRPr="00BB75A4">
        <w:rPr>
          <w:lang w:eastAsia="zh-CN"/>
        </w:rPr>
        <w:pict w14:anchorId="45CCD004">
          <v:rect id="_x0000_i1127" style="width:0;height:.75pt" o:hralign="center" o:hrstd="t" o:hrnoshade="t" o:hr="t" fillcolor="#777" stroked="f"/>
        </w:pict>
      </w:r>
    </w:p>
    <w:p w14:paraId="7D3EE61E" w14:textId="77777777" w:rsidR="00BB75A4" w:rsidRPr="00BB75A4" w:rsidRDefault="00BB75A4" w:rsidP="00BB75A4">
      <w:pPr>
        <w:rPr>
          <w:b/>
          <w:bCs/>
          <w:lang w:eastAsia="zh-CN"/>
        </w:rPr>
      </w:pPr>
      <w:r w:rsidRPr="00BB75A4">
        <w:rPr>
          <w:b/>
          <w:bCs/>
          <w:lang w:eastAsia="zh-CN"/>
        </w:rPr>
        <w:t> EPISODE2</w:t>
      </w:r>
      <w:r w:rsidRPr="00BB75A4">
        <w:rPr>
          <w:b/>
          <w:bCs/>
          <w:lang w:eastAsia="zh-CN"/>
        </w:rPr>
        <w:t xml:space="preserve">　修復できない絆</w:t>
      </w:r>
    </w:p>
    <w:p w14:paraId="710F126B" w14:textId="77777777" w:rsidR="00BB75A4" w:rsidRPr="00BB75A4" w:rsidRDefault="00BB75A4" w:rsidP="00BB75A4">
      <w:pPr>
        <w:rPr>
          <w:lang w:eastAsia="zh-CN"/>
        </w:rPr>
      </w:pPr>
      <w:r w:rsidRPr="00BB75A4">
        <w:rPr>
          <w:lang w:eastAsia="zh-CN"/>
        </w:rPr>
        <w:pict w14:anchorId="5D5504A4">
          <v:rect id="_x0000_i1128" style="width:0;height:.75pt" o:hralign="center" o:hrstd="t" o:hrnoshade="t" o:hr="t" fillcolor="#777" stroked="f"/>
        </w:pict>
      </w:r>
    </w:p>
    <w:p w14:paraId="6A428715" w14:textId="77777777" w:rsidR="00BB75A4" w:rsidRPr="00BB75A4" w:rsidRDefault="00BB75A4" w:rsidP="00BB75A4">
      <w:pPr>
        <w:rPr>
          <w:lang w:eastAsia="ja-JP"/>
        </w:rPr>
      </w:pPr>
      <w:r w:rsidRPr="00BB75A4">
        <w:rPr>
          <w:lang w:eastAsia="ja-JP"/>
        </w:rPr>
        <w:t xml:space="preserve">　２人の対立の発端は、都市の開発計画が一段落した頃にアイビスが持ちかけ</w:t>
      </w:r>
      <w:r w:rsidRPr="00BB75A4">
        <w:rPr>
          <w:lang w:eastAsia="ja-JP"/>
        </w:rPr>
        <w:lastRenderedPageBreak/>
        <w:t>てきたものだった。</w:t>
      </w:r>
    </w:p>
    <w:p w14:paraId="15452658" w14:textId="77777777" w:rsidR="00BB75A4" w:rsidRPr="00BB75A4" w:rsidRDefault="00BB75A4" w:rsidP="00BB75A4">
      <w:pPr>
        <w:rPr>
          <w:lang w:eastAsia="ja-JP"/>
        </w:rPr>
      </w:pPr>
      <w:r w:rsidRPr="00BB75A4">
        <w:rPr>
          <w:lang w:eastAsia="ja-JP"/>
        </w:rPr>
        <w:t xml:space="preserve">　「アタシは、空が星間物質で満たされる前に他の星に移住するべきだと思ってる」</w:t>
      </w:r>
      <w:r w:rsidRPr="00BB75A4">
        <w:rPr>
          <w:lang w:eastAsia="ja-JP"/>
        </w:rPr>
        <w:br/>
      </w:r>
      <w:r w:rsidRPr="00BB75A4">
        <w:rPr>
          <w:lang w:eastAsia="ja-JP"/>
        </w:rPr>
        <w:t xml:space="preserve">　「何をバカな事を</w:t>
      </w:r>
      <w:r w:rsidRPr="00BB75A4">
        <w:rPr>
          <w:lang w:eastAsia="ja-JP"/>
        </w:rPr>
        <w:t>……</w:t>
      </w:r>
      <w:r w:rsidRPr="00BB75A4">
        <w:rPr>
          <w:lang w:eastAsia="ja-JP"/>
        </w:rPr>
        <w:t>」</w:t>
      </w:r>
    </w:p>
    <w:p w14:paraId="18DCBF29" w14:textId="77777777" w:rsidR="00BB75A4" w:rsidRPr="00BB75A4" w:rsidRDefault="00BB75A4" w:rsidP="00BB75A4">
      <w:pPr>
        <w:rPr>
          <w:lang w:eastAsia="ja-JP"/>
        </w:rPr>
      </w:pPr>
      <w:r w:rsidRPr="00BB75A4">
        <w:rPr>
          <w:lang w:eastAsia="ja-JP"/>
        </w:rPr>
        <w:t xml:space="preserve">　モモが二の句を告げずにいるうちにアイビスは続ける。</w:t>
      </w:r>
    </w:p>
    <w:p w14:paraId="679E3C6B" w14:textId="77777777" w:rsidR="00BB75A4" w:rsidRPr="00BB75A4" w:rsidRDefault="00BB75A4" w:rsidP="00BB75A4">
      <w:pPr>
        <w:rPr>
          <w:lang w:eastAsia="ja-JP"/>
        </w:rPr>
      </w:pPr>
      <w:r w:rsidRPr="00BB75A4">
        <w:rPr>
          <w:lang w:eastAsia="ja-JP"/>
        </w:rPr>
        <w:t xml:space="preserve">　「もう構想は考えてあるんだ。巨大な移民船を建造して、ネオンネビュラの全住民ごと移住可能な星に連れて行く！」</w:t>
      </w:r>
    </w:p>
    <w:p w14:paraId="3C80BB60" w14:textId="77777777" w:rsidR="00BB75A4" w:rsidRPr="00BB75A4" w:rsidRDefault="00BB75A4" w:rsidP="00BB75A4">
      <w:pPr>
        <w:rPr>
          <w:lang w:eastAsia="ja-JP"/>
        </w:rPr>
      </w:pPr>
      <w:r w:rsidRPr="00BB75A4">
        <w:rPr>
          <w:lang w:eastAsia="ja-JP"/>
        </w:rPr>
        <w:t xml:space="preserve">　今も得意げに己の理想を語るアイビスを見て、モモは余りにも荒唐無稽な話だと結論づけた。</w:t>
      </w:r>
      <w:r w:rsidRPr="00BB75A4">
        <w:rPr>
          <w:lang w:eastAsia="ja-JP"/>
        </w:rPr>
        <w:br/>
      </w:r>
      <w:r w:rsidRPr="00BB75A4">
        <w:rPr>
          <w:lang w:eastAsia="ja-JP"/>
        </w:rPr>
        <w:t xml:space="preserve">　移住に適した星が見つからなかった場合だとか、建造した船を置いておく場所だとか電力だとか、次々と疑問が浮かび上がってくる。</w:t>
      </w:r>
      <w:r w:rsidRPr="00BB75A4">
        <w:rPr>
          <w:lang w:eastAsia="ja-JP"/>
        </w:rPr>
        <w:br/>
      </w:r>
      <w:r w:rsidRPr="00BB75A4">
        <w:rPr>
          <w:lang w:eastAsia="ja-JP"/>
        </w:rPr>
        <w:t xml:space="preserve">　だが、モモはそれらの疑問よりも確かめねばならない事があった。</w:t>
      </w:r>
    </w:p>
    <w:p w14:paraId="31A117EF" w14:textId="77777777" w:rsidR="00BB75A4" w:rsidRPr="00BB75A4" w:rsidRDefault="00BB75A4" w:rsidP="00BB75A4">
      <w:pPr>
        <w:rPr>
          <w:lang w:eastAsia="ja-JP"/>
        </w:rPr>
      </w:pPr>
      <w:r w:rsidRPr="00BB75A4">
        <w:rPr>
          <w:lang w:eastAsia="ja-JP"/>
        </w:rPr>
        <w:t xml:space="preserve">　「おぬしは、これまで築きあげてきたもの全てを、無かった事にするつもりなのか！？」</w:t>
      </w:r>
      <w:r w:rsidRPr="00BB75A4">
        <w:rPr>
          <w:lang w:eastAsia="ja-JP"/>
        </w:rPr>
        <w:br/>
      </w:r>
      <w:r w:rsidRPr="00BB75A4">
        <w:rPr>
          <w:lang w:eastAsia="ja-JP"/>
        </w:rPr>
        <w:t xml:space="preserve">　「今は住める場所を確保できてるけど、これからもこの星が安泰とは限らない。だからアタシは、いつでも星を出られるように準備したいんだよ！」</w:t>
      </w:r>
    </w:p>
    <w:p w14:paraId="0C1FFF4C" w14:textId="77777777" w:rsidR="00BB75A4" w:rsidRPr="00BB75A4" w:rsidRDefault="00BB75A4" w:rsidP="00BB75A4">
      <w:pPr>
        <w:rPr>
          <w:lang w:eastAsia="ja-JP"/>
        </w:rPr>
      </w:pPr>
      <w:r w:rsidRPr="00BB75A4">
        <w:rPr>
          <w:lang w:eastAsia="ja-JP"/>
        </w:rPr>
        <w:t xml:space="preserve">　アイビスがいまだ血気盛んな所は変わらないが、わずかに混じる声色には疲れと老いが見て取れる。</w:t>
      </w:r>
      <w:r w:rsidRPr="00BB75A4">
        <w:rPr>
          <w:lang w:eastAsia="ja-JP"/>
        </w:rPr>
        <w:br/>
      </w:r>
      <w:r w:rsidRPr="00BB75A4">
        <w:rPr>
          <w:lang w:eastAsia="ja-JP"/>
        </w:rPr>
        <w:t xml:space="preserve">　これまでろくに休みもせず、ただ己の半生をネオンネビュラに捧げてきた彼女は、今この時を逃せば自分の夢を叶えられないと悟ったのだろう。</w:t>
      </w:r>
    </w:p>
    <w:p w14:paraId="4291C76C"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w:t>
      </w:r>
    </w:p>
    <w:p w14:paraId="6D9C58A4" w14:textId="77777777" w:rsidR="00BB75A4" w:rsidRPr="00BB75A4" w:rsidRDefault="00BB75A4" w:rsidP="00BB75A4">
      <w:pPr>
        <w:rPr>
          <w:lang w:eastAsia="ja-JP"/>
        </w:rPr>
      </w:pPr>
      <w:r w:rsidRPr="00BB75A4">
        <w:rPr>
          <w:lang w:eastAsia="ja-JP"/>
        </w:rPr>
        <w:t xml:space="preserve">　心情的にはアイビスに寄り添ってやりたかった。</w:t>
      </w:r>
      <w:r w:rsidRPr="00BB75A4">
        <w:rPr>
          <w:lang w:eastAsia="ja-JP"/>
        </w:rPr>
        <w:br/>
      </w:r>
      <w:r w:rsidRPr="00BB75A4">
        <w:rPr>
          <w:lang w:eastAsia="ja-JP"/>
        </w:rPr>
        <w:t xml:space="preserve">　しかしモモは、アイビスの友人である前にネオンネビュラの統治者である。だから彼女の意見に賛同するわけにはいかなかった。</w:t>
      </w:r>
    </w:p>
    <w:p w14:paraId="220186B0" w14:textId="77777777" w:rsidR="00BB75A4" w:rsidRPr="00BB75A4" w:rsidRDefault="00BB75A4" w:rsidP="00BB75A4">
      <w:pPr>
        <w:rPr>
          <w:lang w:eastAsia="ja-JP"/>
        </w:rPr>
      </w:pPr>
      <w:r w:rsidRPr="00BB75A4">
        <w:rPr>
          <w:lang w:eastAsia="ja-JP"/>
        </w:rPr>
        <w:t xml:space="preserve">　「おぬしの考えは受け入れられぬ。ようやく安定してきたネオンネビュラを、おぬしの理想の道連れになどさせるものか！」</w:t>
      </w:r>
      <w:r w:rsidRPr="00BB75A4">
        <w:rPr>
          <w:lang w:eastAsia="ja-JP"/>
        </w:rPr>
        <w:br/>
      </w:r>
      <w:r w:rsidRPr="00BB75A4">
        <w:rPr>
          <w:lang w:eastAsia="ja-JP"/>
        </w:rPr>
        <w:t xml:space="preserve">　「</w:t>
      </w:r>
      <w:r w:rsidRPr="00BB75A4">
        <w:rPr>
          <w:lang w:eastAsia="ja-JP"/>
        </w:rPr>
        <w:t>……</w:t>
      </w:r>
      <w:r w:rsidRPr="00BB75A4">
        <w:rPr>
          <w:lang w:eastAsia="ja-JP"/>
        </w:rPr>
        <w:t>っ！」</w:t>
      </w:r>
    </w:p>
    <w:p w14:paraId="2F98D233" w14:textId="77777777" w:rsidR="00BB75A4" w:rsidRPr="00BB75A4" w:rsidRDefault="00BB75A4" w:rsidP="00BB75A4">
      <w:pPr>
        <w:rPr>
          <w:lang w:eastAsia="ja-JP"/>
        </w:rPr>
      </w:pPr>
      <w:r w:rsidRPr="00BB75A4">
        <w:rPr>
          <w:lang w:eastAsia="ja-JP"/>
        </w:rPr>
        <w:t xml:space="preserve">　モモの突き放すような物言いに、アイビスは最初こそ反論しようと考えていたが、寂しそうな目を向けるだけで何も言おうとしない。</w:t>
      </w:r>
      <w:r w:rsidRPr="00BB75A4">
        <w:rPr>
          <w:lang w:eastAsia="ja-JP"/>
        </w:rPr>
        <w:br/>
      </w:r>
      <w:r w:rsidRPr="00BB75A4">
        <w:rPr>
          <w:lang w:eastAsia="ja-JP"/>
        </w:rPr>
        <w:t xml:space="preserve">　長い沈黙が続いたあと、アイビスは言った。</w:t>
      </w:r>
    </w:p>
    <w:p w14:paraId="14C4B437"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モモなら、アタシの考えに賛同してくれると思ったんだけどな」</w:t>
      </w:r>
      <w:r w:rsidRPr="00BB75A4">
        <w:rPr>
          <w:lang w:eastAsia="ja-JP"/>
        </w:rPr>
        <w:br/>
      </w:r>
      <w:r w:rsidRPr="00BB75A4">
        <w:rPr>
          <w:lang w:eastAsia="ja-JP"/>
        </w:rPr>
        <w:t xml:space="preserve">　「アイビスよ、どうして今なのじゃ？</w:t>
      </w:r>
      <w:r w:rsidRPr="00BB75A4">
        <w:rPr>
          <w:lang w:eastAsia="ja-JP"/>
        </w:rPr>
        <w:t xml:space="preserve"> </w:t>
      </w:r>
      <w:r w:rsidRPr="00BB75A4">
        <w:rPr>
          <w:lang w:eastAsia="ja-JP"/>
        </w:rPr>
        <w:t>老いたとはいえ、おぬしはまだ先は長いはず。ネオンネビュラが今より安定した後でも</w:t>
      </w:r>
      <w:r w:rsidRPr="00BB75A4">
        <w:rPr>
          <w:lang w:eastAsia="ja-JP"/>
        </w:rPr>
        <w:t>――</w:t>
      </w:r>
      <w:r w:rsidRPr="00BB75A4">
        <w:rPr>
          <w:lang w:eastAsia="ja-JP"/>
        </w:rPr>
        <w:t>」</w:t>
      </w:r>
      <w:r w:rsidRPr="00BB75A4">
        <w:rPr>
          <w:lang w:eastAsia="ja-JP"/>
        </w:rPr>
        <w:br/>
      </w:r>
      <w:r w:rsidRPr="00BB75A4">
        <w:rPr>
          <w:lang w:eastAsia="ja-JP"/>
        </w:rPr>
        <w:t xml:space="preserve">　「まだ先は長い？</w:t>
      </w:r>
      <w:r w:rsidRPr="00BB75A4">
        <w:rPr>
          <w:lang w:eastAsia="ja-JP"/>
        </w:rPr>
        <w:t xml:space="preserve"> </w:t>
      </w:r>
      <w:r w:rsidRPr="00BB75A4">
        <w:rPr>
          <w:lang w:eastAsia="ja-JP"/>
        </w:rPr>
        <w:t>モモには分からないだろうさ！アタシたちよりも遥かに寿命が長いんだからな！」</w:t>
      </w:r>
      <w:r w:rsidRPr="00BB75A4">
        <w:rPr>
          <w:lang w:eastAsia="ja-JP"/>
        </w:rPr>
        <w:br/>
      </w:r>
      <w:r w:rsidRPr="00BB75A4">
        <w:rPr>
          <w:lang w:eastAsia="ja-JP"/>
        </w:rPr>
        <w:t xml:space="preserve">　「待てアイビス、まだ話は</w:t>
      </w:r>
      <w:r w:rsidRPr="00BB75A4">
        <w:rPr>
          <w:lang w:eastAsia="ja-JP"/>
        </w:rPr>
        <w:t>――</w:t>
      </w:r>
      <w:r w:rsidRPr="00BB75A4">
        <w:rPr>
          <w:lang w:eastAsia="ja-JP"/>
        </w:rPr>
        <w:t>」</w:t>
      </w:r>
    </w:p>
    <w:p w14:paraId="5942529C" w14:textId="77777777" w:rsidR="00BB75A4" w:rsidRPr="00BB75A4" w:rsidRDefault="00BB75A4" w:rsidP="00BB75A4">
      <w:pPr>
        <w:rPr>
          <w:lang w:eastAsia="ja-JP"/>
        </w:rPr>
      </w:pPr>
      <w:r w:rsidRPr="00BB75A4">
        <w:rPr>
          <w:lang w:eastAsia="ja-JP"/>
        </w:rPr>
        <w:t xml:space="preserve">　アイビスはモモの制止も聞かずに去ってしまった。</w:t>
      </w:r>
      <w:r w:rsidRPr="00BB75A4">
        <w:rPr>
          <w:lang w:eastAsia="ja-JP"/>
        </w:rPr>
        <w:br/>
      </w:r>
      <w:r w:rsidRPr="00BB75A4">
        <w:rPr>
          <w:lang w:eastAsia="ja-JP"/>
        </w:rPr>
        <w:t xml:space="preserve">　そして、この日を境にしてモモとアイビスは袂を分かつ事となったのだ。</w:t>
      </w:r>
    </w:p>
    <w:p w14:paraId="60680017" w14:textId="77777777" w:rsidR="00BB75A4" w:rsidRPr="00BB75A4" w:rsidRDefault="00BB75A4" w:rsidP="00BB75A4">
      <w:pPr>
        <w:rPr>
          <w:lang w:eastAsia="ja-JP"/>
        </w:rPr>
      </w:pPr>
      <w:r w:rsidRPr="00BB75A4">
        <w:rPr>
          <w:lang w:eastAsia="ja-JP"/>
        </w:rPr>
        <w:lastRenderedPageBreak/>
        <w:t xml:space="preserve">　</w:t>
      </w:r>
      <w:r w:rsidRPr="00BB75A4">
        <w:rPr>
          <w:lang w:eastAsia="ja-JP"/>
        </w:rPr>
        <w:t>――</w:t>
      </w:r>
      <w:r w:rsidRPr="00BB75A4">
        <w:rPr>
          <w:lang w:eastAsia="ja-JP"/>
        </w:rPr>
        <w:br/>
      </w:r>
      <w:r w:rsidRPr="00BB75A4">
        <w:rPr>
          <w:lang w:eastAsia="ja-JP"/>
        </w:rPr>
        <w:t xml:space="preserve">　</w:t>
      </w:r>
      <w:r w:rsidRPr="00BB75A4">
        <w:rPr>
          <w:lang w:eastAsia="ja-JP"/>
        </w:rPr>
        <w:t>――――</w:t>
      </w:r>
    </w:p>
    <w:p w14:paraId="10D84EE5" w14:textId="77777777" w:rsidR="00BB75A4" w:rsidRPr="00BB75A4" w:rsidRDefault="00BB75A4" w:rsidP="00BB75A4">
      <w:pPr>
        <w:rPr>
          <w:lang w:eastAsia="ja-JP"/>
        </w:rPr>
      </w:pPr>
      <w:r w:rsidRPr="00BB75A4">
        <w:rPr>
          <w:lang w:eastAsia="ja-JP"/>
        </w:rPr>
        <w:t xml:space="preserve">　決別したあの時の光景を思いかえしていたモモは、弱々しく声を漏らす。</w:t>
      </w:r>
    </w:p>
    <w:p w14:paraId="5557672E"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わしはなんと声を掛けてやれば良かったのじゃろうか』</w:t>
      </w:r>
    </w:p>
    <w:p w14:paraId="151E2E33" w14:textId="77777777" w:rsidR="00BB75A4" w:rsidRPr="00BB75A4" w:rsidRDefault="00BB75A4" w:rsidP="00BB75A4">
      <w:pPr>
        <w:rPr>
          <w:lang w:eastAsia="ja-JP"/>
        </w:rPr>
      </w:pPr>
      <w:r w:rsidRPr="00BB75A4">
        <w:rPr>
          <w:lang w:eastAsia="ja-JP"/>
        </w:rPr>
        <w:t xml:space="preserve">　後悔の念をにじませるモモをよそに、ジジはそのまま部屋の中を散策し始めると、アイビスの行動を追う手掛かりを見つけ出した。</w:t>
      </w:r>
    </w:p>
    <w:p w14:paraId="41DF0FE0" w14:textId="77777777" w:rsidR="00BB75A4" w:rsidRPr="00BB75A4" w:rsidRDefault="00BB75A4" w:rsidP="00BB75A4">
      <w:pPr>
        <w:rPr>
          <w:lang w:eastAsia="ja-JP"/>
        </w:rPr>
      </w:pPr>
      <w:r w:rsidRPr="00BB75A4">
        <w:rPr>
          <w:lang w:eastAsia="ja-JP"/>
        </w:rPr>
        <w:t xml:space="preserve">　「モモ様、これをご覧ください」</w:t>
      </w:r>
      <w:r w:rsidRPr="00BB75A4">
        <w:rPr>
          <w:lang w:eastAsia="ja-JP"/>
        </w:rPr>
        <w:br/>
      </w:r>
      <w:r w:rsidRPr="00BB75A4">
        <w:rPr>
          <w:lang w:eastAsia="ja-JP"/>
        </w:rPr>
        <w:t xml:space="preserve">　『これは</w:t>
      </w:r>
      <w:r w:rsidRPr="00BB75A4">
        <w:rPr>
          <w:lang w:eastAsia="ja-JP"/>
        </w:rPr>
        <w:t>……</w:t>
      </w:r>
      <w:r w:rsidRPr="00BB75A4">
        <w:rPr>
          <w:lang w:eastAsia="ja-JP"/>
        </w:rPr>
        <w:t>アイビスの研究日誌か？』</w:t>
      </w:r>
    </w:p>
    <w:p w14:paraId="2570EACE" w14:textId="77777777" w:rsidR="00BB75A4" w:rsidRPr="00BB75A4" w:rsidRDefault="00BB75A4" w:rsidP="00BB75A4">
      <w:pPr>
        <w:rPr>
          <w:lang w:eastAsia="ja-JP"/>
        </w:rPr>
      </w:pPr>
      <w:r w:rsidRPr="00BB75A4">
        <w:rPr>
          <w:lang w:eastAsia="ja-JP"/>
        </w:rPr>
        <w:t xml:space="preserve">　表紙は焼け落ちていて何について研究していたかは不明だったが、ジジが断片的な情報をつなげていった結果、彼女が担当していたネオンネビュラのインフラ</w:t>
      </w:r>
      <w:r w:rsidRPr="00BB75A4">
        <w:rPr>
          <w:lang w:eastAsia="ja-JP"/>
        </w:rPr>
        <w:t>――</w:t>
      </w:r>
      <w:r w:rsidRPr="00BB75A4">
        <w:rPr>
          <w:lang w:eastAsia="ja-JP"/>
        </w:rPr>
        <w:t>エネルギー問題に関する研究だと判明する。</w:t>
      </w:r>
      <w:r w:rsidRPr="00BB75A4">
        <w:rPr>
          <w:lang w:eastAsia="ja-JP"/>
        </w:rPr>
        <w:br/>
      </w:r>
      <w:r w:rsidRPr="00BB75A4">
        <w:rPr>
          <w:lang w:eastAsia="ja-JP"/>
        </w:rPr>
        <w:t xml:space="preserve">　更に読み進めていくと、そこには気になる記述が載っていた。</w:t>
      </w:r>
    </w:p>
    <w:p w14:paraId="77EC9FEC" w14:textId="77777777" w:rsidR="00BB75A4" w:rsidRPr="00BB75A4" w:rsidRDefault="00BB75A4" w:rsidP="00BB75A4">
      <w:pPr>
        <w:rPr>
          <w:lang w:eastAsia="ja-JP"/>
        </w:rPr>
      </w:pPr>
      <w:r w:rsidRPr="00BB75A4">
        <w:rPr>
          <w:lang w:eastAsia="ja-JP"/>
        </w:rPr>
        <w:t xml:space="preserve">　『エネルギー問題を解消した』</w:t>
      </w:r>
      <w:r w:rsidRPr="00BB75A4">
        <w:rPr>
          <w:lang w:eastAsia="ja-JP"/>
        </w:rPr>
        <w:br/>
      </w:r>
      <w:r w:rsidRPr="00BB75A4">
        <w:rPr>
          <w:lang w:eastAsia="ja-JP"/>
        </w:rPr>
        <w:t xml:space="preserve">　移住先を見つけた</w:t>
      </w:r>
    </w:p>
    <w:p w14:paraId="4BC01EB0" w14:textId="77777777" w:rsidR="00BB75A4" w:rsidRPr="00BB75A4" w:rsidRDefault="00BB75A4" w:rsidP="00BB75A4">
      <w:pPr>
        <w:rPr>
          <w:lang w:eastAsia="ja-JP"/>
        </w:rPr>
      </w:pPr>
      <w:r w:rsidRPr="00BB75A4">
        <w:rPr>
          <w:lang w:eastAsia="ja-JP"/>
        </w:rPr>
        <w:t xml:space="preserve">　そのメッセージとヒューペリオンの名前を残して、アイビスの日誌は途絶えていた。</w:t>
      </w:r>
      <w:r w:rsidRPr="00BB75A4">
        <w:rPr>
          <w:lang w:eastAsia="ja-JP"/>
        </w:rPr>
        <w:br/>
      </w:r>
      <w:r w:rsidRPr="00BB75A4">
        <w:rPr>
          <w:lang w:eastAsia="ja-JP"/>
        </w:rPr>
        <w:t xml:space="preserve">　ヒューペリオンに関する詳細な情報はどこにも書かれておらず、アイビスの部屋がこの惨状ではどうやって独力で完成させたのか調べるには難しい。</w:t>
      </w:r>
      <w:r w:rsidRPr="00BB75A4">
        <w:rPr>
          <w:lang w:eastAsia="ja-JP"/>
        </w:rPr>
        <w:br/>
      </w:r>
      <w:r w:rsidRPr="00BB75A4">
        <w:rPr>
          <w:lang w:eastAsia="ja-JP"/>
        </w:rPr>
        <w:t xml:space="preserve">　モモは、全ての問題が解決した後で改めてアイビスと向き合う事を決めると、ジジの頭部から顔を出す。</w:t>
      </w:r>
    </w:p>
    <w:p w14:paraId="24662CD1" w14:textId="77777777" w:rsidR="00BB75A4" w:rsidRPr="00BB75A4" w:rsidRDefault="00BB75A4" w:rsidP="00BB75A4">
      <w:pPr>
        <w:rPr>
          <w:lang w:eastAsia="ja-JP"/>
        </w:rPr>
      </w:pPr>
      <w:r w:rsidRPr="00BB75A4">
        <w:rPr>
          <w:lang w:eastAsia="ja-JP"/>
        </w:rPr>
        <w:t xml:space="preserve">　「許せ、アイビスよ」</w:t>
      </w:r>
    </w:p>
    <w:p w14:paraId="7ED21075" w14:textId="77777777" w:rsidR="00BB75A4" w:rsidRPr="00BB75A4" w:rsidRDefault="00BB75A4" w:rsidP="00BB75A4">
      <w:pPr>
        <w:rPr>
          <w:lang w:eastAsia="ja-JP"/>
        </w:rPr>
      </w:pPr>
      <w:r w:rsidRPr="00BB75A4">
        <w:rPr>
          <w:lang w:eastAsia="ja-JP"/>
        </w:rPr>
        <w:t xml:space="preserve">　彼女の視線の先には、制御を失ってバラバラになりながら地上へと墜落していくヒューペリオンの姿があった。</w:t>
      </w:r>
    </w:p>
    <w:p w14:paraId="5BCE6418" w14:textId="77777777" w:rsidR="00BB75A4" w:rsidRPr="00BB75A4" w:rsidRDefault="00BB75A4" w:rsidP="00BB75A4">
      <w:pPr>
        <w:rPr>
          <w:lang w:eastAsia="zh-CN"/>
        </w:rPr>
      </w:pPr>
      <w:r w:rsidRPr="00BB75A4">
        <w:rPr>
          <w:lang w:eastAsia="zh-CN"/>
        </w:rPr>
        <w:pict w14:anchorId="219FE398">
          <v:rect id="_x0000_i1129" style="width:0;height:.75pt" o:hralign="center" o:hrstd="t" o:hrnoshade="t" o:hr="t" fillcolor="#777" stroked="f"/>
        </w:pict>
      </w:r>
    </w:p>
    <w:p w14:paraId="17E2D5D9" w14:textId="77777777" w:rsidR="00BB75A4" w:rsidRPr="00BB75A4" w:rsidRDefault="00BB75A4" w:rsidP="00BB75A4">
      <w:pPr>
        <w:rPr>
          <w:b/>
          <w:bCs/>
          <w:lang w:eastAsia="zh-CN"/>
        </w:rPr>
      </w:pPr>
      <w:r w:rsidRPr="00BB75A4">
        <w:rPr>
          <w:b/>
          <w:bCs/>
          <w:lang w:eastAsia="zh-CN"/>
        </w:rPr>
        <w:t> EPISODE3</w:t>
      </w:r>
      <w:r w:rsidRPr="00BB75A4">
        <w:rPr>
          <w:b/>
          <w:bCs/>
          <w:lang w:eastAsia="zh-CN"/>
        </w:rPr>
        <w:t xml:space="preserve">　降り注ぐ夢の欠片</w:t>
      </w:r>
    </w:p>
    <w:p w14:paraId="7432933C" w14:textId="77777777" w:rsidR="00BB75A4" w:rsidRPr="00BB75A4" w:rsidRDefault="00BB75A4" w:rsidP="00BB75A4">
      <w:pPr>
        <w:rPr>
          <w:lang w:eastAsia="zh-CN"/>
        </w:rPr>
      </w:pPr>
      <w:r w:rsidRPr="00BB75A4">
        <w:rPr>
          <w:lang w:eastAsia="zh-CN"/>
        </w:rPr>
        <w:pict w14:anchorId="0DEAF3CC">
          <v:rect id="_x0000_i1130" style="width:0;height:.75pt" o:hralign="center" o:hrstd="t" o:hrnoshade="t" o:hr="t" fillcolor="#777" stroked="f"/>
        </w:pict>
      </w:r>
    </w:p>
    <w:p w14:paraId="534767D8" w14:textId="77777777" w:rsidR="00BB75A4" w:rsidRPr="00BB75A4" w:rsidRDefault="00BB75A4" w:rsidP="00BB75A4">
      <w:pPr>
        <w:rPr>
          <w:lang w:eastAsia="ja-JP"/>
        </w:rPr>
      </w:pPr>
      <w:r w:rsidRPr="00BB75A4">
        <w:rPr>
          <w:lang w:eastAsia="ja-JP"/>
        </w:rPr>
        <w:t xml:space="preserve">　ネオンネビュラの上空から、ヒューペリオンが黒煙を上げながら墜落していく。</w:t>
      </w:r>
      <w:r w:rsidRPr="00BB75A4">
        <w:rPr>
          <w:lang w:eastAsia="ja-JP"/>
        </w:rPr>
        <w:br/>
      </w:r>
      <w:r w:rsidRPr="00BB75A4">
        <w:rPr>
          <w:lang w:eastAsia="ja-JP"/>
        </w:rPr>
        <w:t xml:space="preserve">　フロートユニットを失った事でその巨体の姿勢制御ができなくなってしまったのだ。</w:t>
      </w:r>
      <w:r w:rsidRPr="00BB75A4">
        <w:rPr>
          <w:lang w:eastAsia="ja-JP"/>
        </w:rPr>
        <w:br/>
      </w:r>
      <w:r w:rsidRPr="00BB75A4">
        <w:rPr>
          <w:lang w:eastAsia="ja-JP"/>
        </w:rPr>
        <w:t xml:space="preserve">　複雑な構造を持つ尻尾や腕から徐々に崩壊し、広範囲に渡って地上へと破片をまき散らしていく。</w:t>
      </w:r>
      <w:r w:rsidRPr="00BB75A4">
        <w:rPr>
          <w:lang w:eastAsia="ja-JP"/>
        </w:rPr>
        <w:br/>
      </w:r>
      <w:r w:rsidRPr="00BB75A4">
        <w:rPr>
          <w:lang w:eastAsia="ja-JP"/>
        </w:rPr>
        <w:t xml:space="preserve">　原型を留めていられたのは、胴体部分だけだった。</w:t>
      </w:r>
      <w:r w:rsidRPr="00BB75A4">
        <w:rPr>
          <w:lang w:eastAsia="ja-JP"/>
        </w:rPr>
        <w:br/>
      </w:r>
      <w:r w:rsidRPr="00BB75A4">
        <w:rPr>
          <w:lang w:eastAsia="ja-JP"/>
        </w:rPr>
        <w:t xml:space="preserve">　このまま落下すれば、胴体はネオンネビュラを囲む外壁へと激突し、辺りに甚大な被害をもたらす事になるだろう。</w:t>
      </w:r>
      <w:r w:rsidRPr="00BB75A4">
        <w:rPr>
          <w:lang w:eastAsia="ja-JP"/>
        </w:rPr>
        <w:br/>
      </w:r>
      <w:r w:rsidRPr="00BB75A4">
        <w:rPr>
          <w:lang w:eastAsia="ja-JP"/>
        </w:rPr>
        <w:t xml:space="preserve">　都市との距離が近付いた事で、胴体がネオンライトに照らし出される。</w:t>
      </w:r>
      <w:r w:rsidRPr="00BB75A4">
        <w:rPr>
          <w:lang w:eastAsia="ja-JP"/>
        </w:rPr>
        <w:br/>
      </w:r>
      <w:r w:rsidRPr="00BB75A4">
        <w:rPr>
          <w:lang w:eastAsia="ja-JP"/>
        </w:rPr>
        <w:t xml:space="preserve">　と、誰もいないはずの胴体の上を、ゆったりとした足取りで進む人影がよぎった。</w:t>
      </w:r>
    </w:p>
    <w:p w14:paraId="7567BDD4" w14:textId="77777777" w:rsidR="00BB75A4" w:rsidRPr="00BB75A4" w:rsidRDefault="00BB75A4" w:rsidP="00BB75A4">
      <w:pPr>
        <w:rPr>
          <w:lang w:eastAsia="ja-JP"/>
        </w:rPr>
      </w:pPr>
      <w:r w:rsidRPr="00BB75A4">
        <w:rPr>
          <w:lang w:eastAsia="ja-JP"/>
        </w:rPr>
        <w:lastRenderedPageBreak/>
        <w:t xml:space="preserve">　白に近い灰色のジャケットに、赤いボディスーツをまとった女</w:t>
      </w:r>
      <w:r w:rsidRPr="00BB75A4">
        <w:rPr>
          <w:lang w:eastAsia="ja-JP"/>
        </w:rPr>
        <w:t>――</w:t>
      </w:r>
      <w:r w:rsidRPr="00BB75A4">
        <w:rPr>
          <w:lang w:eastAsia="ja-JP"/>
        </w:rPr>
        <w:t>執行官アストルだ。</w:t>
      </w:r>
      <w:r w:rsidRPr="00BB75A4">
        <w:rPr>
          <w:lang w:eastAsia="ja-JP"/>
        </w:rPr>
        <w:br/>
      </w:r>
      <w:r w:rsidRPr="00BB75A4">
        <w:rPr>
          <w:lang w:eastAsia="ja-JP"/>
        </w:rPr>
        <w:t xml:space="preserve">　彼女は手にした刀を横に払うと、ジャケットに吊り下げた鞘へと納刀する。</w:t>
      </w:r>
      <w:r w:rsidRPr="00BB75A4">
        <w:rPr>
          <w:lang w:eastAsia="ja-JP"/>
        </w:rPr>
        <w:br/>
      </w:r>
      <w:r w:rsidRPr="00BB75A4">
        <w:rPr>
          <w:lang w:eastAsia="ja-JP"/>
        </w:rPr>
        <w:t xml:space="preserve">　やるべき事はやった。</w:t>
      </w:r>
      <w:r w:rsidRPr="00BB75A4">
        <w:rPr>
          <w:lang w:eastAsia="ja-JP"/>
        </w:rPr>
        <w:br/>
      </w:r>
      <w:r w:rsidRPr="00BB75A4">
        <w:rPr>
          <w:lang w:eastAsia="ja-JP"/>
        </w:rPr>
        <w:t xml:space="preserve">　クレイ＝グの助言を受けたアストルは、ヒューペリオンを止めようとしていたウィリアムたちが成し得なかった残りのフロートユニット</w:t>
      </w:r>
      <w:r w:rsidRPr="00BB75A4">
        <w:rPr>
          <w:lang w:eastAsia="ja-JP"/>
        </w:rPr>
        <w:t>“</w:t>
      </w:r>
      <w:r w:rsidRPr="00BB75A4">
        <w:rPr>
          <w:lang w:eastAsia="ja-JP"/>
        </w:rPr>
        <w:t>３</w:t>
      </w:r>
      <w:r w:rsidRPr="00BB75A4">
        <w:rPr>
          <w:lang w:eastAsia="ja-JP"/>
        </w:rPr>
        <w:t>”</w:t>
      </w:r>
      <w:r w:rsidRPr="00BB75A4">
        <w:rPr>
          <w:lang w:eastAsia="ja-JP"/>
        </w:rPr>
        <w:t>基を、全て破壊したのだ。</w:t>
      </w:r>
    </w:p>
    <w:p w14:paraId="27EA7197" w14:textId="77777777" w:rsidR="00BB75A4" w:rsidRPr="00BB75A4" w:rsidRDefault="00BB75A4" w:rsidP="00BB75A4">
      <w:pPr>
        <w:rPr>
          <w:lang w:eastAsia="ja-JP"/>
        </w:rPr>
      </w:pPr>
      <w:r w:rsidRPr="00BB75A4">
        <w:rPr>
          <w:lang w:eastAsia="ja-JP"/>
        </w:rPr>
        <w:t xml:space="preserve">　「これで、この星の危機は去った」</w:t>
      </w:r>
    </w:p>
    <w:p w14:paraId="68148632" w14:textId="77777777" w:rsidR="00BB75A4" w:rsidRPr="00BB75A4" w:rsidRDefault="00BB75A4" w:rsidP="00BB75A4">
      <w:pPr>
        <w:rPr>
          <w:lang w:eastAsia="ja-JP"/>
        </w:rPr>
      </w:pPr>
      <w:r w:rsidRPr="00BB75A4">
        <w:rPr>
          <w:lang w:eastAsia="ja-JP"/>
        </w:rPr>
        <w:t xml:space="preserve">　役目を終えたアストルがクレイ＝グの下へと戻ろうとしたその時。</w:t>
      </w:r>
    </w:p>
    <w:p w14:paraId="766D0BEB"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ぅ</w:t>
      </w:r>
      <w:r w:rsidRPr="00BB75A4">
        <w:rPr>
          <w:lang w:eastAsia="ja-JP"/>
        </w:rPr>
        <w:t>……</w:t>
      </w:r>
      <w:r w:rsidRPr="00BB75A4">
        <w:rPr>
          <w:lang w:eastAsia="ja-JP"/>
        </w:rPr>
        <w:t>ぐ</w:t>
      </w:r>
      <w:r w:rsidRPr="00BB75A4">
        <w:rPr>
          <w:lang w:eastAsia="ja-JP"/>
        </w:rPr>
        <w:t>……</w:t>
      </w:r>
      <w:r w:rsidRPr="00BB75A4">
        <w:rPr>
          <w:lang w:eastAsia="ja-JP"/>
        </w:rPr>
        <w:t>ぁっ」</w:t>
      </w:r>
    </w:p>
    <w:p w14:paraId="506F3BD1" w14:textId="77777777" w:rsidR="00BB75A4" w:rsidRPr="00BB75A4" w:rsidRDefault="00BB75A4" w:rsidP="00BB75A4">
      <w:pPr>
        <w:rPr>
          <w:lang w:eastAsia="ja-JP"/>
        </w:rPr>
      </w:pPr>
      <w:r w:rsidRPr="00BB75A4">
        <w:rPr>
          <w:lang w:eastAsia="ja-JP"/>
        </w:rPr>
        <w:t xml:space="preserve">　アストルの耳が、誰かのうめき声を捉えた。</w:t>
      </w:r>
      <w:r w:rsidRPr="00BB75A4">
        <w:rPr>
          <w:lang w:eastAsia="ja-JP"/>
        </w:rPr>
        <w:br/>
      </w:r>
      <w:r w:rsidRPr="00BB75A4">
        <w:rPr>
          <w:lang w:eastAsia="ja-JP"/>
        </w:rPr>
        <w:t xml:space="preserve">　声を頼りに辺りを探ってみると、ヒューペリオンの胴体部分から伸びるカギ爪に、男が引っかかっていたのだ。</w:t>
      </w:r>
    </w:p>
    <w:p w14:paraId="5656AE18" w14:textId="77777777" w:rsidR="00BB75A4" w:rsidRPr="00BB75A4" w:rsidRDefault="00BB75A4" w:rsidP="00BB75A4">
      <w:pPr>
        <w:rPr>
          <w:lang w:eastAsia="ja-JP"/>
        </w:rPr>
      </w:pPr>
      <w:r w:rsidRPr="00BB75A4">
        <w:rPr>
          <w:lang w:eastAsia="ja-JP"/>
        </w:rPr>
        <w:t xml:space="preserve">　「あれは</w:t>
      </w:r>
      <w:r w:rsidRPr="00BB75A4">
        <w:rPr>
          <w:lang w:eastAsia="ja-JP"/>
        </w:rPr>
        <w:t>……</w:t>
      </w:r>
      <w:r w:rsidRPr="00BB75A4">
        <w:rPr>
          <w:lang w:eastAsia="ja-JP"/>
        </w:rPr>
        <w:t>何故ビルを襲った異能者が、こんな所に</w:t>
      </w:r>
      <w:r w:rsidRPr="00BB75A4">
        <w:rPr>
          <w:lang w:eastAsia="ja-JP"/>
        </w:rPr>
        <w:t>……</w:t>
      </w:r>
      <w:r w:rsidRPr="00BB75A4">
        <w:rPr>
          <w:lang w:eastAsia="ja-JP"/>
        </w:rPr>
        <w:t>？」</w:t>
      </w:r>
    </w:p>
    <w:p w14:paraId="5661C182" w14:textId="77777777" w:rsidR="00BB75A4" w:rsidRPr="00BB75A4" w:rsidRDefault="00BB75A4" w:rsidP="00BB75A4">
      <w:pPr>
        <w:rPr>
          <w:lang w:eastAsia="ja-JP"/>
        </w:rPr>
      </w:pPr>
      <w:r w:rsidRPr="00BB75A4">
        <w:rPr>
          <w:lang w:eastAsia="ja-JP"/>
        </w:rPr>
        <w:t xml:space="preserve">　この少年には、指を弾くだけで目の前の物を強く捻じ曲げる力がある。</w:t>
      </w:r>
      <w:r w:rsidRPr="00BB75A4">
        <w:rPr>
          <w:lang w:eastAsia="ja-JP"/>
        </w:rPr>
        <w:br/>
      </w:r>
      <w:r w:rsidRPr="00BB75A4">
        <w:rPr>
          <w:lang w:eastAsia="ja-JP"/>
        </w:rPr>
        <w:t xml:space="preserve">　彼がその力を振るっただけで、街の一区画に大きな被害をもたらしたのだ。</w:t>
      </w:r>
    </w:p>
    <w:p w14:paraId="7F497C8D" w14:textId="77777777" w:rsidR="00BB75A4" w:rsidRPr="00BB75A4" w:rsidRDefault="00BB75A4" w:rsidP="00BB75A4">
      <w:pPr>
        <w:rPr>
          <w:lang w:eastAsia="ja-JP"/>
        </w:rPr>
      </w:pPr>
      <w:r w:rsidRPr="00BB75A4">
        <w:rPr>
          <w:lang w:eastAsia="ja-JP"/>
        </w:rPr>
        <w:t xml:space="preserve">　「彼はこの都市に住まう者たちの手で裁かれるべきだろう。だが</w:t>
      </w:r>
      <w:r w:rsidRPr="00BB75A4">
        <w:rPr>
          <w:lang w:eastAsia="ja-JP"/>
        </w:rPr>
        <w:t>……</w:t>
      </w:r>
      <w:r w:rsidRPr="00BB75A4">
        <w:rPr>
          <w:lang w:eastAsia="ja-JP"/>
        </w:rPr>
        <w:t>これほど強力な異能は、彼らの手に余る。ここはやはり</w:t>
      </w:r>
      <w:r w:rsidRPr="00BB75A4">
        <w:rPr>
          <w:lang w:eastAsia="ja-JP"/>
        </w:rPr>
        <w:t>――</w:t>
      </w:r>
      <w:r w:rsidRPr="00BB75A4">
        <w:rPr>
          <w:lang w:eastAsia="ja-JP"/>
        </w:rPr>
        <w:t>」</w:t>
      </w:r>
    </w:p>
    <w:p w14:paraId="413C35BE" w14:textId="77777777" w:rsidR="00BB75A4" w:rsidRPr="00BB75A4" w:rsidRDefault="00BB75A4" w:rsidP="00BB75A4">
      <w:pPr>
        <w:rPr>
          <w:lang w:eastAsia="ja-JP"/>
        </w:rPr>
      </w:pPr>
      <w:r w:rsidRPr="00BB75A4">
        <w:rPr>
          <w:lang w:eastAsia="ja-JP"/>
        </w:rPr>
        <w:t xml:space="preserve">　次の瞬間、アストルはカギ爪に向かって高く跳ぶと、少年を回収し</w:t>
      </w:r>
      <w:r w:rsidRPr="00BB75A4">
        <w:rPr>
          <w:lang w:eastAsia="ja-JP"/>
        </w:rPr>
        <w:t>――</w:t>
      </w:r>
      <w:r w:rsidRPr="00BB75A4">
        <w:rPr>
          <w:lang w:eastAsia="ja-JP"/>
        </w:rPr>
        <w:t>地上へと消えていくのだった。</w:t>
      </w:r>
    </w:p>
    <w:p w14:paraId="3DE69211" w14:textId="77777777" w:rsidR="00BB75A4" w:rsidRPr="00BB75A4" w:rsidRDefault="00BB75A4" w:rsidP="00BB75A4">
      <w:pPr>
        <w:rPr>
          <w:lang w:eastAsia="zh-CN"/>
        </w:rPr>
      </w:pPr>
      <w:r w:rsidRPr="00BB75A4">
        <w:rPr>
          <w:lang w:eastAsia="zh-CN"/>
        </w:rPr>
        <w:pict w14:anchorId="099787B8">
          <v:rect id="_x0000_i1131" style="width:0;height:.75pt" o:hralign="center" o:hrstd="t" o:hrnoshade="t" o:hr="t" fillcolor="#777" stroked="f"/>
        </w:pict>
      </w:r>
    </w:p>
    <w:p w14:paraId="517E5A0F" w14:textId="77777777" w:rsidR="00BB75A4" w:rsidRPr="00BB75A4" w:rsidRDefault="00BB75A4" w:rsidP="00BB75A4">
      <w:pPr>
        <w:rPr>
          <w:b/>
          <w:bCs/>
          <w:lang w:eastAsia="zh-CN"/>
        </w:rPr>
      </w:pPr>
      <w:r w:rsidRPr="00BB75A4">
        <w:rPr>
          <w:b/>
          <w:bCs/>
          <w:lang w:eastAsia="zh-CN"/>
        </w:rPr>
        <w:t> EPISODE4</w:t>
      </w:r>
      <w:r w:rsidRPr="00BB75A4">
        <w:rPr>
          <w:b/>
          <w:bCs/>
          <w:lang w:eastAsia="zh-CN"/>
        </w:rPr>
        <w:t xml:space="preserve">　復興に向けて</w:t>
      </w:r>
    </w:p>
    <w:p w14:paraId="7751E104" w14:textId="77777777" w:rsidR="00BB75A4" w:rsidRPr="00BB75A4" w:rsidRDefault="00BB75A4" w:rsidP="00BB75A4">
      <w:pPr>
        <w:rPr>
          <w:lang w:eastAsia="zh-CN"/>
        </w:rPr>
      </w:pPr>
      <w:r w:rsidRPr="00BB75A4">
        <w:rPr>
          <w:lang w:eastAsia="zh-CN"/>
        </w:rPr>
        <w:pict w14:anchorId="153E5093">
          <v:rect id="_x0000_i1132" style="width:0;height:.75pt" o:hralign="center" o:hrstd="t" o:hrnoshade="t" o:hr="t" fillcolor="#777" stroked="f"/>
        </w:pict>
      </w:r>
    </w:p>
    <w:p w14:paraId="1B32420D" w14:textId="77777777" w:rsidR="00BB75A4" w:rsidRPr="00BB75A4" w:rsidRDefault="00BB75A4" w:rsidP="00BB75A4">
      <w:pPr>
        <w:rPr>
          <w:lang w:eastAsia="ja-JP"/>
        </w:rPr>
      </w:pPr>
      <w:r w:rsidRPr="00BB75A4">
        <w:rPr>
          <w:lang w:eastAsia="ja-JP"/>
        </w:rPr>
        <w:t xml:space="preserve">　ヒューペリオンが墜落し、ネオンネビュラを巻きこんだ騒乱は終結した。</w:t>
      </w:r>
      <w:r w:rsidRPr="00BB75A4">
        <w:rPr>
          <w:lang w:eastAsia="ja-JP"/>
        </w:rPr>
        <w:br/>
      </w:r>
      <w:r w:rsidRPr="00BB75A4">
        <w:rPr>
          <w:lang w:eastAsia="ja-JP"/>
        </w:rPr>
        <w:t xml:space="preserve">　しかし、全てが白日の下に晒されたわけではない。</w:t>
      </w:r>
      <w:r w:rsidRPr="00BB75A4">
        <w:rPr>
          <w:lang w:eastAsia="ja-JP"/>
        </w:rPr>
        <w:br/>
      </w:r>
      <w:r w:rsidRPr="00BB75A4">
        <w:rPr>
          <w:lang w:eastAsia="ja-JP"/>
        </w:rPr>
        <w:t xml:space="preserve">　騒乱に関わっていたはずのヒューペリオンの製造者アイビスの行方は杳としてしれず、彼女が何をやろうとしていたかもアイビスタワーの一部が崩落した事で分からなくなってしまった。</w:t>
      </w:r>
      <w:r w:rsidRPr="00BB75A4">
        <w:rPr>
          <w:lang w:eastAsia="ja-JP"/>
        </w:rPr>
        <w:br/>
      </w:r>
      <w:r w:rsidRPr="00BB75A4">
        <w:rPr>
          <w:lang w:eastAsia="ja-JP"/>
        </w:rPr>
        <w:t xml:space="preserve">　時間が経てばいずれは判明するものもあるだろうが、現時点でそれを追求する事は困難だった。</w:t>
      </w:r>
      <w:r w:rsidRPr="00BB75A4">
        <w:rPr>
          <w:lang w:eastAsia="ja-JP"/>
        </w:rPr>
        <w:br/>
      </w:r>
      <w:r w:rsidRPr="00BB75A4">
        <w:rPr>
          <w:lang w:eastAsia="ja-JP"/>
        </w:rPr>
        <w:t xml:space="preserve">　それだけヒューペリオンが突き立てた爪痕が深かったのだ。</w:t>
      </w:r>
      <w:r w:rsidRPr="00BB75A4">
        <w:rPr>
          <w:lang w:eastAsia="ja-JP"/>
        </w:rPr>
        <w:br/>
      </w:r>
      <w:r w:rsidRPr="00BB75A4">
        <w:rPr>
          <w:lang w:eastAsia="ja-JP"/>
        </w:rPr>
        <w:t xml:space="preserve">　ネオンネビュラは限られた場所に築かれた都市。</w:t>
      </w:r>
      <w:r w:rsidRPr="00BB75A4">
        <w:rPr>
          <w:lang w:eastAsia="ja-JP"/>
        </w:rPr>
        <w:br/>
      </w:r>
      <w:r w:rsidRPr="00BB75A4">
        <w:rPr>
          <w:lang w:eastAsia="ja-JP"/>
        </w:rPr>
        <w:t xml:space="preserve">　かつては横方向に都市の拡大を続けていたが、今は縦方向に伸ばす以外に拡げようがなかった。</w:t>
      </w:r>
      <w:r w:rsidRPr="00BB75A4">
        <w:rPr>
          <w:lang w:eastAsia="ja-JP"/>
        </w:rPr>
        <w:br/>
      </w:r>
      <w:r w:rsidRPr="00BB75A4">
        <w:rPr>
          <w:lang w:eastAsia="ja-JP"/>
        </w:rPr>
        <w:t xml:space="preserve">　建物と建物を繋いだ蜘蛛の巣状に張り巡らされた通路が都市の至る所にあり、そこに墜落した破片によって、連鎖的な倒壊が起きていたのだ。</w:t>
      </w:r>
    </w:p>
    <w:p w14:paraId="721CC044" w14:textId="77777777" w:rsidR="00BB75A4" w:rsidRPr="00BB75A4" w:rsidRDefault="00BB75A4" w:rsidP="00BB75A4">
      <w:pPr>
        <w:rPr>
          <w:lang w:eastAsia="ja-JP"/>
        </w:rPr>
      </w:pPr>
      <w:r w:rsidRPr="00BB75A4">
        <w:rPr>
          <w:lang w:eastAsia="ja-JP"/>
        </w:rPr>
        <w:t xml:space="preserve">　これまで大惨事に見舞われる事の無かった住民たちだったが、凄惨な光景を前にしても彼らの心は折れなかった。</w:t>
      </w:r>
      <w:r w:rsidRPr="00BB75A4">
        <w:rPr>
          <w:lang w:eastAsia="ja-JP"/>
        </w:rPr>
        <w:br/>
      </w:r>
      <w:r w:rsidRPr="00BB75A4">
        <w:rPr>
          <w:lang w:eastAsia="ja-JP"/>
        </w:rPr>
        <w:lastRenderedPageBreak/>
        <w:t xml:space="preserve">　動ける者は直ぐにでも復興に向けて動きだし、怪我人の救助や瓦礫の撤去に取り掛かっていく。</w:t>
      </w:r>
      <w:r w:rsidRPr="00BB75A4">
        <w:rPr>
          <w:lang w:eastAsia="ja-JP"/>
        </w:rPr>
        <w:br/>
      </w:r>
      <w:r w:rsidRPr="00BB75A4">
        <w:rPr>
          <w:lang w:eastAsia="ja-JP"/>
        </w:rPr>
        <w:t xml:space="preserve">　軽い負傷程度で済んだ者たちも直ぐに加わるようになり、復興に向けて勢いづいていった。</w:t>
      </w:r>
    </w:p>
    <w:p w14:paraId="5408DED9" w14:textId="77777777" w:rsidR="00BB75A4" w:rsidRPr="00BB75A4" w:rsidRDefault="00BB75A4" w:rsidP="00BB75A4">
      <w:pPr>
        <w:rPr>
          <w:lang w:eastAsia="ja-JP"/>
        </w:rPr>
      </w:pPr>
      <w:r w:rsidRPr="00BB75A4">
        <w:rPr>
          <w:lang w:eastAsia="ja-JP"/>
        </w:rPr>
        <w:t xml:space="preserve">　懸命に作業に従事する者たちの間に、種族の垣根はなく、獣人種＜アンスロ＞と人間種＜ヒューマー＞たちは一丸となって、街の復興を目指す。</w:t>
      </w:r>
      <w:r w:rsidRPr="00BB75A4">
        <w:rPr>
          <w:lang w:eastAsia="ja-JP"/>
        </w:rPr>
        <w:br/>
      </w:r>
      <w:r w:rsidRPr="00BB75A4">
        <w:rPr>
          <w:lang w:eastAsia="ja-JP"/>
        </w:rPr>
        <w:t xml:space="preserve">　くしくも、彼らの関係はヒューペリオンが起こした災害によって、大きく変化しつつあるようだ。</w:t>
      </w:r>
    </w:p>
    <w:p w14:paraId="735A0545" w14:textId="77777777" w:rsidR="00BB75A4" w:rsidRPr="00BB75A4" w:rsidRDefault="00BB75A4" w:rsidP="00BB75A4">
      <w:pPr>
        <w:rPr>
          <w:lang w:eastAsia="ja-JP"/>
        </w:rPr>
      </w:pPr>
      <w:r w:rsidRPr="00BB75A4">
        <w:rPr>
          <w:lang w:eastAsia="ja-JP"/>
        </w:rPr>
        <w:t xml:space="preserve">　そんな中、ウィリアムとリンネは、せわしなく動き回る彼らに混じって復興作業を行っていた。</w:t>
      </w:r>
      <w:r w:rsidRPr="00BB75A4">
        <w:rPr>
          <w:lang w:eastAsia="ja-JP"/>
        </w:rPr>
        <w:br/>
      </w:r>
      <w:r w:rsidRPr="00BB75A4">
        <w:rPr>
          <w:lang w:eastAsia="ja-JP"/>
        </w:rPr>
        <w:t xml:space="preserve">　２人はハンマーを使って巨大な瓦礫を少しずつ細かくする作業に取り組んでいる。</w:t>
      </w:r>
    </w:p>
    <w:p w14:paraId="5F890B1F"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ガンッ！！</w:t>
      </w:r>
    </w:p>
    <w:p w14:paraId="277C8333" w14:textId="77777777" w:rsidR="00BB75A4" w:rsidRPr="00BB75A4" w:rsidRDefault="00BB75A4" w:rsidP="00BB75A4">
      <w:pPr>
        <w:rPr>
          <w:lang w:eastAsia="ja-JP"/>
        </w:rPr>
      </w:pPr>
      <w:r w:rsidRPr="00BB75A4">
        <w:rPr>
          <w:lang w:eastAsia="ja-JP"/>
        </w:rPr>
        <w:t xml:space="preserve">　１０回も振り下ろさぬうちに手が痺れてきて、持ち手を握るのすら危うくなってきたウィリアムは、ハンマーに腰かけるように座りこんでしまう。</w:t>
      </w:r>
    </w:p>
    <w:p w14:paraId="6EC1F452" w14:textId="77777777" w:rsidR="00BB75A4" w:rsidRPr="00BB75A4" w:rsidRDefault="00BB75A4" w:rsidP="00BB75A4">
      <w:pPr>
        <w:rPr>
          <w:lang w:eastAsia="ja-JP"/>
        </w:rPr>
      </w:pPr>
      <w:r w:rsidRPr="00BB75A4">
        <w:rPr>
          <w:lang w:eastAsia="ja-JP"/>
        </w:rPr>
        <w:t xml:space="preserve">　「ハ、ァ</w:t>
      </w:r>
      <w:r w:rsidRPr="00BB75A4">
        <w:rPr>
          <w:lang w:eastAsia="ja-JP"/>
        </w:rPr>
        <w:t>……</w:t>
      </w:r>
      <w:r w:rsidRPr="00BB75A4">
        <w:rPr>
          <w:lang w:eastAsia="ja-JP"/>
        </w:rPr>
        <w:t>ハァ</w:t>
      </w:r>
      <w:r w:rsidRPr="00BB75A4">
        <w:rPr>
          <w:lang w:eastAsia="ja-JP"/>
        </w:rPr>
        <w:t>……</w:t>
      </w:r>
      <w:r w:rsidRPr="00BB75A4">
        <w:rPr>
          <w:lang w:eastAsia="ja-JP"/>
        </w:rPr>
        <w:t>こ、こういう所は、機械を使わないんだな</w:t>
      </w:r>
      <w:r w:rsidRPr="00BB75A4">
        <w:rPr>
          <w:lang w:eastAsia="ja-JP"/>
        </w:rPr>
        <w:t>……</w:t>
      </w:r>
      <w:r w:rsidRPr="00BB75A4">
        <w:rPr>
          <w:lang w:eastAsia="ja-JP"/>
        </w:rPr>
        <w:t>」</w:t>
      </w:r>
      <w:r w:rsidRPr="00BB75A4">
        <w:rPr>
          <w:lang w:eastAsia="ja-JP"/>
        </w:rPr>
        <w:br/>
      </w:r>
      <w:r w:rsidRPr="00BB75A4">
        <w:rPr>
          <w:lang w:eastAsia="ja-JP"/>
        </w:rPr>
        <w:t xml:space="preserve">　「つかれちゃったね、ウィリアム」</w:t>
      </w:r>
    </w:p>
    <w:p w14:paraId="21C6E1DB" w14:textId="77777777" w:rsidR="00BB75A4" w:rsidRPr="00BB75A4" w:rsidRDefault="00BB75A4" w:rsidP="00BB75A4">
      <w:pPr>
        <w:rPr>
          <w:lang w:eastAsia="ja-JP"/>
        </w:rPr>
      </w:pPr>
      <w:r w:rsidRPr="00BB75A4">
        <w:rPr>
          <w:lang w:eastAsia="ja-JP"/>
        </w:rPr>
        <w:t xml:space="preserve">　そう言いながら、リンネは器用に感覚器官を操ってハンマーを振り下ろしていた。</w:t>
      </w:r>
      <w:r w:rsidRPr="00BB75A4">
        <w:rPr>
          <w:lang w:eastAsia="ja-JP"/>
        </w:rPr>
        <w:br/>
      </w:r>
      <w:r w:rsidRPr="00BB75A4">
        <w:rPr>
          <w:lang w:eastAsia="ja-JP"/>
        </w:rPr>
        <w:t xml:space="preserve">　どうみても物理法則を無視しているとしか思えないその挙動に、ウィリアムはガクリと肩を落とす。</w:t>
      </w:r>
    </w:p>
    <w:p w14:paraId="65D34FF8" w14:textId="77777777" w:rsidR="00BB75A4" w:rsidRPr="00BB75A4" w:rsidRDefault="00BB75A4" w:rsidP="00BB75A4">
      <w:pPr>
        <w:rPr>
          <w:lang w:eastAsia="ja-JP"/>
        </w:rPr>
      </w:pPr>
      <w:r w:rsidRPr="00BB75A4">
        <w:rPr>
          <w:lang w:eastAsia="ja-JP"/>
        </w:rPr>
        <w:t xml:space="preserve">　「う、嘘だろ</w:t>
      </w:r>
      <w:r w:rsidRPr="00BB75A4">
        <w:rPr>
          <w:lang w:eastAsia="ja-JP"/>
        </w:rPr>
        <w:t>……</w:t>
      </w:r>
      <w:r w:rsidRPr="00BB75A4">
        <w:rPr>
          <w:lang w:eastAsia="ja-JP"/>
        </w:rPr>
        <w:t>？</w:t>
      </w:r>
      <w:r w:rsidRPr="00BB75A4">
        <w:rPr>
          <w:lang w:eastAsia="ja-JP"/>
        </w:rPr>
        <w:t xml:space="preserve"> </w:t>
      </w:r>
      <w:r w:rsidRPr="00BB75A4">
        <w:rPr>
          <w:lang w:eastAsia="ja-JP"/>
        </w:rPr>
        <w:t>ハァ</w:t>
      </w:r>
      <w:r w:rsidRPr="00BB75A4">
        <w:rPr>
          <w:lang w:eastAsia="ja-JP"/>
        </w:rPr>
        <w:t>……</w:t>
      </w:r>
      <w:r w:rsidRPr="00BB75A4">
        <w:rPr>
          <w:lang w:eastAsia="ja-JP"/>
        </w:rPr>
        <w:t>弱音を吐いてる場合じゃないな。これじゃアイリーニを、いや、自分の身すら護れそうにない」</w:t>
      </w:r>
    </w:p>
    <w:p w14:paraId="76AFCCE2" w14:textId="77777777" w:rsidR="00BB75A4" w:rsidRPr="00BB75A4" w:rsidRDefault="00BB75A4" w:rsidP="00BB75A4">
      <w:pPr>
        <w:rPr>
          <w:lang w:eastAsia="ja-JP"/>
        </w:rPr>
      </w:pPr>
      <w:r w:rsidRPr="00BB75A4">
        <w:rPr>
          <w:lang w:eastAsia="ja-JP"/>
        </w:rPr>
        <w:t xml:space="preserve">　ウィリアムは改めてこれまでの戦いを振り返った。</w:t>
      </w:r>
      <w:r w:rsidRPr="00BB75A4">
        <w:rPr>
          <w:lang w:eastAsia="ja-JP"/>
        </w:rPr>
        <w:br/>
      </w:r>
      <w:r w:rsidRPr="00BB75A4">
        <w:rPr>
          <w:lang w:eastAsia="ja-JP"/>
        </w:rPr>
        <w:t xml:space="preserve">　何度か戦ったアンクとは、たまたま戦いがうまく運べただけに過ぎず、ラヴィーナと戦っていたなら今頃は別の未来を描いていただろう。</w:t>
      </w:r>
      <w:r w:rsidRPr="00BB75A4">
        <w:rPr>
          <w:lang w:eastAsia="ja-JP"/>
        </w:rPr>
        <w:br/>
      </w:r>
      <w:r w:rsidRPr="00BB75A4">
        <w:rPr>
          <w:lang w:eastAsia="ja-JP"/>
        </w:rPr>
        <w:t xml:space="preserve">　それに、ウィリアムにはもう１つ気がかりな事がある。</w:t>
      </w:r>
      <w:r w:rsidRPr="00BB75A4">
        <w:rPr>
          <w:lang w:eastAsia="ja-JP"/>
        </w:rPr>
        <w:br/>
      </w:r>
      <w:r w:rsidRPr="00BB75A4">
        <w:rPr>
          <w:lang w:eastAsia="ja-JP"/>
        </w:rPr>
        <w:t xml:space="preserve">　それは、ヒューペリオンへと向かっていった赤い閃光だ。あれがヒューペリオンにたどり着くやいなや、フロートユニットは一瞬で破壊され、地上に落下し始めたのだから。</w:t>
      </w:r>
    </w:p>
    <w:p w14:paraId="5153FA9A" w14:textId="77777777" w:rsidR="00BB75A4" w:rsidRPr="00BB75A4" w:rsidRDefault="00BB75A4" w:rsidP="00BB75A4">
      <w:pPr>
        <w:rPr>
          <w:lang w:eastAsia="ja-JP"/>
        </w:rPr>
      </w:pPr>
      <w:r w:rsidRPr="00BB75A4">
        <w:rPr>
          <w:lang w:eastAsia="ja-JP"/>
        </w:rPr>
        <w:t xml:space="preserve">　「あの閃光が誰なのか僕には見当もつかないけど、またどこかで遭遇するような気がする」</w:t>
      </w:r>
    </w:p>
    <w:p w14:paraId="1DC1D391" w14:textId="77777777" w:rsidR="00BB75A4" w:rsidRPr="00BB75A4" w:rsidRDefault="00BB75A4" w:rsidP="00BB75A4">
      <w:pPr>
        <w:rPr>
          <w:lang w:eastAsia="ja-JP"/>
        </w:rPr>
      </w:pPr>
      <w:r w:rsidRPr="00BB75A4">
        <w:rPr>
          <w:lang w:eastAsia="ja-JP"/>
        </w:rPr>
        <w:t xml:space="preserve">　あれを味方だと思いたいウィリアムだが、今回はたまたま利害が一致しただけで、次は敵になっているかもしれない。</w:t>
      </w:r>
      <w:r w:rsidRPr="00BB75A4">
        <w:rPr>
          <w:lang w:eastAsia="ja-JP"/>
        </w:rPr>
        <w:br/>
      </w:r>
      <w:r w:rsidRPr="00BB75A4">
        <w:rPr>
          <w:lang w:eastAsia="ja-JP"/>
        </w:rPr>
        <w:t xml:space="preserve">　そうなれば、この見知らぬ世界の冒険は終わる。</w:t>
      </w:r>
    </w:p>
    <w:p w14:paraId="2FDE318D" w14:textId="77777777" w:rsidR="00BB75A4" w:rsidRPr="00BB75A4" w:rsidRDefault="00BB75A4" w:rsidP="00BB75A4">
      <w:pPr>
        <w:rPr>
          <w:lang w:eastAsia="ja-JP"/>
        </w:rPr>
      </w:pPr>
      <w:r w:rsidRPr="00BB75A4">
        <w:rPr>
          <w:lang w:eastAsia="ja-JP"/>
        </w:rPr>
        <w:t xml:space="preserve">　「何か、見つけないとな</w:t>
      </w:r>
      <w:r w:rsidRPr="00BB75A4">
        <w:rPr>
          <w:lang w:eastAsia="ja-JP"/>
        </w:rPr>
        <w:t>……</w:t>
      </w:r>
      <w:r w:rsidRPr="00BB75A4">
        <w:rPr>
          <w:lang w:eastAsia="ja-JP"/>
        </w:rPr>
        <w:t>」</w:t>
      </w:r>
    </w:p>
    <w:p w14:paraId="7A1FB9D2" w14:textId="77777777" w:rsidR="00BB75A4" w:rsidRPr="00BB75A4" w:rsidRDefault="00BB75A4" w:rsidP="00BB75A4">
      <w:pPr>
        <w:rPr>
          <w:lang w:eastAsia="ja-JP"/>
        </w:rPr>
      </w:pPr>
      <w:r w:rsidRPr="00BB75A4">
        <w:rPr>
          <w:lang w:eastAsia="ja-JP"/>
        </w:rPr>
        <w:t xml:space="preserve">　ウィリアムがため息をついたその時、何やら辺りが騒がしくなり始めていた事に気づく。</w:t>
      </w:r>
      <w:r w:rsidRPr="00BB75A4">
        <w:rPr>
          <w:lang w:eastAsia="ja-JP"/>
        </w:rPr>
        <w:br/>
      </w:r>
      <w:r w:rsidRPr="00BB75A4">
        <w:rPr>
          <w:lang w:eastAsia="ja-JP"/>
        </w:rPr>
        <w:lastRenderedPageBreak/>
        <w:t xml:space="preserve">　振り返ると、そこにはウィリアムが初めてネオンネビュラに踏み入った際に遭遇した獣人種＜アンスロ＞たちがズラリと並んでいた。</w:t>
      </w:r>
    </w:p>
    <w:p w14:paraId="2E28B80F" w14:textId="77777777" w:rsidR="00BB75A4" w:rsidRPr="00BB75A4" w:rsidRDefault="00BB75A4" w:rsidP="00BB75A4">
      <w:pPr>
        <w:rPr>
          <w:lang w:eastAsia="ja-JP"/>
        </w:rPr>
      </w:pPr>
      <w:r w:rsidRPr="00BB75A4">
        <w:rPr>
          <w:lang w:eastAsia="ja-JP"/>
        </w:rPr>
        <w:t xml:space="preserve">　「精が出るじゃねえか！</w:t>
      </w:r>
      <w:r w:rsidRPr="00BB75A4">
        <w:rPr>
          <w:lang w:eastAsia="ja-JP"/>
        </w:rPr>
        <w:t xml:space="preserve"> </w:t>
      </w:r>
      <w:r w:rsidRPr="00BB75A4">
        <w:rPr>
          <w:lang w:eastAsia="ja-JP"/>
        </w:rPr>
        <w:t>人間種＜ヒューマー＞！」</w:t>
      </w:r>
      <w:r w:rsidRPr="00BB75A4">
        <w:rPr>
          <w:lang w:eastAsia="ja-JP"/>
        </w:rPr>
        <w:br/>
      </w:r>
      <w:r w:rsidRPr="00BB75A4">
        <w:rPr>
          <w:lang w:eastAsia="ja-JP"/>
        </w:rPr>
        <w:t xml:space="preserve">　「えっと、ダイノだったっけ？」</w:t>
      </w:r>
      <w:r w:rsidRPr="00BB75A4">
        <w:rPr>
          <w:lang w:eastAsia="ja-JP"/>
        </w:rPr>
        <w:br/>
      </w:r>
      <w:r w:rsidRPr="00BB75A4">
        <w:rPr>
          <w:lang w:eastAsia="ja-JP"/>
        </w:rPr>
        <w:t xml:space="preserve">　「おうよ！</w:t>
      </w:r>
      <w:r w:rsidRPr="00BB75A4">
        <w:rPr>
          <w:lang w:eastAsia="ja-JP"/>
        </w:rPr>
        <w:t xml:space="preserve"> </w:t>
      </w:r>
      <w:r w:rsidRPr="00BB75A4">
        <w:rPr>
          <w:lang w:eastAsia="ja-JP"/>
        </w:rPr>
        <w:t>オレの名前を覚えてくれてるとは、泣けるじゃねぇか！」</w:t>
      </w:r>
    </w:p>
    <w:p w14:paraId="6B29DA35" w14:textId="77777777" w:rsidR="00BB75A4" w:rsidRPr="00BB75A4" w:rsidRDefault="00BB75A4" w:rsidP="00BB75A4">
      <w:pPr>
        <w:rPr>
          <w:lang w:eastAsia="ja-JP"/>
        </w:rPr>
      </w:pPr>
      <w:r w:rsidRPr="00BB75A4">
        <w:rPr>
          <w:lang w:eastAsia="ja-JP"/>
        </w:rPr>
        <w:t xml:space="preserve">　あの時ウィリアムは、自分よりも遥かにガタイが良いダイノを相手に決闘を申しこんだ。あわや戦闘開始という所でジジが乱入し、ダイノはジジに手ひどくやられて尻尾を撒いて逃げた。</w:t>
      </w:r>
      <w:r w:rsidRPr="00BB75A4">
        <w:rPr>
          <w:lang w:eastAsia="ja-JP"/>
        </w:rPr>
        <w:br/>
      </w:r>
      <w:r w:rsidRPr="00BB75A4">
        <w:rPr>
          <w:lang w:eastAsia="ja-JP"/>
        </w:rPr>
        <w:t xml:space="preserve">　だが、今ここにジジはいない。</w:t>
      </w:r>
      <w:r w:rsidRPr="00BB75A4">
        <w:rPr>
          <w:lang w:eastAsia="ja-JP"/>
        </w:rPr>
        <w:br/>
      </w:r>
      <w:r w:rsidRPr="00BB75A4">
        <w:rPr>
          <w:lang w:eastAsia="ja-JP"/>
        </w:rPr>
        <w:t xml:space="preserve">　まさか、あの時の続きをしに来たのか。そんな考えが脳裏をよぎる中、ダイノが叫んだ。</w:t>
      </w:r>
    </w:p>
    <w:p w14:paraId="3FA51D63" w14:textId="77777777" w:rsidR="00BB75A4" w:rsidRPr="00BB75A4" w:rsidRDefault="00BB75A4" w:rsidP="00BB75A4">
      <w:pPr>
        <w:rPr>
          <w:lang w:eastAsia="ja-JP"/>
        </w:rPr>
      </w:pPr>
      <w:r w:rsidRPr="00BB75A4">
        <w:rPr>
          <w:lang w:eastAsia="ja-JP"/>
        </w:rPr>
        <w:t xml:space="preserve">　「聞いたぜェ！</w:t>
      </w:r>
      <w:r w:rsidRPr="00BB75A4">
        <w:rPr>
          <w:lang w:eastAsia="ja-JP"/>
        </w:rPr>
        <w:t xml:space="preserve"> </w:t>
      </w:r>
      <w:r w:rsidRPr="00BB75A4">
        <w:rPr>
          <w:lang w:eastAsia="ja-JP"/>
        </w:rPr>
        <w:t>オマエたちがオレらの街を護ってくれたんだろォ！？」</w:t>
      </w:r>
    </w:p>
    <w:p w14:paraId="3C653BCD" w14:textId="77777777" w:rsidR="00BB75A4" w:rsidRPr="00BB75A4" w:rsidRDefault="00BB75A4" w:rsidP="00BB75A4">
      <w:pPr>
        <w:rPr>
          <w:lang w:eastAsia="ja-JP"/>
        </w:rPr>
      </w:pPr>
      <w:r w:rsidRPr="00BB75A4">
        <w:rPr>
          <w:lang w:eastAsia="ja-JP"/>
        </w:rPr>
        <w:t xml:space="preserve">　ダイノの態度は大きく変わっていた。</w:t>
      </w:r>
      <w:r w:rsidRPr="00BB75A4">
        <w:rPr>
          <w:lang w:eastAsia="ja-JP"/>
        </w:rPr>
        <w:br/>
      </w:r>
      <w:r w:rsidRPr="00BB75A4">
        <w:rPr>
          <w:lang w:eastAsia="ja-JP"/>
        </w:rPr>
        <w:t xml:space="preserve">　こちらを蔑むものではなく、まるで古くからの友人に再会したかのように声を弾ませている。</w:t>
      </w:r>
    </w:p>
    <w:p w14:paraId="12B40356" w14:textId="77777777" w:rsidR="00BB75A4" w:rsidRPr="00BB75A4" w:rsidRDefault="00BB75A4" w:rsidP="00BB75A4">
      <w:pPr>
        <w:rPr>
          <w:lang w:eastAsia="ja-JP"/>
        </w:rPr>
      </w:pPr>
      <w:r w:rsidRPr="00BB75A4">
        <w:rPr>
          <w:lang w:eastAsia="ja-JP"/>
        </w:rPr>
        <w:t xml:space="preserve">　「え</w:t>
      </w:r>
      <w:r w:rsidRPr="00BB75A4">
        <w:rPr>
          <w:lang w:eastAsia="ja-JP"/>
        </w:rPr>
        <w:t>……</w:t>
      </w:r>
      <w:r w:rsidRPr="00BB75A4">
        <w:rPr>
          <w:lang w:eastAsia="ja-JP"/>
        </w:rPr>
        <w:t>っと？」</w:t>
      </w:r>
      <w:r w:rsidRPr="00BB75A4">
        <w:rPr>
          <w:lang w:eastAsia="ja-JP"/>
        </w:rPr>
        <w:br/>
      </w:r>
      <w:r w:rsidRPr="00BB75A4">
        <w:rPr>
          <w:lang w:eastAsia="ja-JP"/>
        </w:rPr>
        <w:t xml:space="preserve">　「おいおい、そんなカチカチになんなよ！</w:t>
      </w:r>
      <w:r w:rsidRPr="00BB75A4">
        <w:rPr>
          <w:lang w:eastAsia="ja-JP"/>
        </w:rPr>
        <w:t xml:space="preserve"> </w:t>
      </w:r>
      <w:r w:rsidRPr="00BB75A4">
        <w:rPr>
          <w:lang w:eastAsia="ja-JP"/>
        </w:rPr>
        <w:t>オレらはもうオマエの事を認めたんだぜ。見ろよ、これ！」</w:t>
      </w:r>
    </w:p>
    <w:p w14:paraId="1EF0C83F" w14:textId="77777777" w:rsidR="00BB75A4" w:rsidRPr="00BB75A4" w:rsidRDefault="00BB75A4" w:rsidP="00BB75A4">
      <w:pPr>
        <w:rPr>
          <w:lang w:eastAsia="ja-JP"/>
        </w:rPr>
      </w:pPr>
      <w:r w:rsidRPr="00BB75A4">
        <w:rPr>
          <w:lang w:eastAsia="ja-JP"/>
        </w:rPr>
        <w:t xml:space="preserve">　そう言うと、ダイノとダイノの子分たちは、ウィリアムの前に自分の右肩を突き出すように見せてきた。</w:t>
      </w:r>
      <w:r w:rsidRPr="00BB75A4">
        <w:rPr>
          <w:lang w:eastAsia="ja-JP"/>
        </w:rPr>
        <w:br/>
      </w:r>
      <w:r w:rsidRPr="00BB75A4">
        <w:rPr>
          <w:lang w:eastAsia="ja-JP"/>
        </w:rPr>
        <w:t xml:space="preserve">　そこには、何らかの文字が彫られていて</w:t>
      </w:r>
      <w:r w:rsidRPr="00BB75A4">
        <w:rPr>
          <w:lang w:eastAsia="ja-JP"/>
        </w:rPr>
        <w:t>――</w:t>
      </w:r>
      <w:r w:rsidRPr="00BB75A4">
        <w:rPr>
          <w:lang w:eastAsia="ja-JP"/>
        </w:rPr>
        <w:t>。</w:t>
      </w:r>
    </w:p>
    <w:p w14:paraId="163ECFBD" w14:textId="77777777" w:rsidR="00BB75A4" w:rsidRPr="00BB75A4" w:rsidRDefault="00BB75A4" w:rsidP="00BB75A4">
      <w:pPr>
        <w:rPr>
          <w:lang w:eastAsia="ja-JP"/>
        </w:rPr>
      </w:pPr>
      <w:r w:rsidRPr="00BB75A4">
        <w:rPr>
          <w:lang w:eastAsia="ja-JP"/>
        </w:rPr>
        <w:t xml:space="preserve">　「な、なんて書いてあるんだ、これ？」</w:t>
      </w:r>
      <w:r w:rsidRPr="00BB75A4">
        <w:rPr>
          <w:lang w:eastAsia="ja-JP"/>
        </w:rPr>
        <w:br/>
      </w:r>
      <w:r w:rsidRPr="00BB75A4">
        <w:rPr>
          <w:lang w:eastAsia="ja-JP"/>
        </w:rPr>
        <w:t xml:space="preserve">　「んなの決まってんだろぉ！？</w:t>
      </w:r>
      <w:r w:rsidRPr="00BB75A4">
        <w:rPr>
          <w:lang w:eastAsia="ja-JP"/>
        </w:rPr>
        <w:t xml:space="preserve"> </w:t>
      </w:r>
      <w:r w:rsidRPr="00BB75A4">
        <w:rPr>
          <w:lang w:eastAsia="ja-JP"/>
        </w:rPr>
        <w:t>オマエの名前だよ！隣にあんのは、オレたちの名前だ！」</w:t>
      </w:r>
      <w:r w:rsidRPr="00BB75A4">
        <w:rPr>
          <w:lang w:eastAsia="ja-JP"/>
        </w:rPr>
        <w:br/>
      </w:r>
      <w:r w:rsidRPr="00BB75A4">
        <w:rPr>
          <w:lang w:eastAsia="ja-JP"/>
        </w:rPr>
        <w:t xml:space="preserve">　「は</w:t>
      </w:r>
      <w:r w:rsidRPr="00BB75A4">
        <w:rPr>
          <w:lang w:eastAsia="ja-JP"/>
        </w:rPr>
        <w:t>――</w:t>
      </w:r>
      <w:r w:rsidRPr="00BB75A4">
        <w:rPr>
          <w:lang w:eastAsia="ja-JP"/>
        </w:rPr>
        <w:t>ええぇぇぇッ！？」</w:t>
      </w:r>
    </w:p>
    <w:p w14:paraId="02B437A4" w14:textId="77777777" w:rsidR="00BB75A4" w:rsidRPr="00BB75A4" w:rsidRDefault="00BB75A4" w:rsidP="00BB75A4">
      <w:pPr>
        <w:rPr>
          <w:lang w:eastAsia="ja-JP"/>
        </w:rPr>
      </w:pPr>
      <w:r w:rsidRPr="00BB75A4">
        <w:rPr>
          <w:lang w:eastAsia="ja-JP"/>
        </w:rPr>
        <w:t xml:space="preserve">　ウィリアムは、いつの間にかネオンネビュラを護った英雄として獣人種＜アンスロ＞たちの間で崇められていたのだ。</w:t>
      </w:r>
    </w:p>
    <w:p w14:paraId="56C747F9" w14:textId="77777777" w:rsidR="00BB75A4" w:rsidRPr="00BB75A4" w:rsidRDefault="00BB75A4" w:rsidP="00BB75A4">
      <w:pPr>
        <w:rPr>
          <w:lang w:eastAsia="ja-JP"/>
        </w:rPr>
      </w:pPr>
      <w:r w:rsidRPr="00BB75A4">
        <w:rPr>
          <w:lang w:eastAsia="ja-JP"/>
        </w:rPr>
        <w:t xml:space="preserve">　「そうそう。聞こえたぜ、ウィリアム。オマエ、誰かを護りたいんだってなァ？</w:t>
      </w:r>
      <w:r w:rsidRPr="00BB75A4">
        <w:rPr>
          <w:lang w:eastAsia="ja-JP"/>
        </w:rPr>
        <w:t xml:space="preserve"> </w:t>
      </w:r>
      <w:r w:rsidRPr="00BB75A4">
        <w:rPr>
          <w:lang w:eastAsia="ja-JP"/>
        </w:rPr>
        <w:t>つまり、身体を鍛えたくて仕方ねえんだろ？」</w:t>
      </w:r>
      <w:r w:rsidRPr="00BB75A4">
        <w:rPr>
          <w:lang w:eastAsia="ja-JP"/>
        </w:rPr>
        <w:br/>
      </w:r>
      <w:r w:rsidRPr="00BB75A4">
        <w:rPr>
          <w:lang w:eastAsia="ja-JP"/>
        </w:rPr>
        <w:t xml:space="preserve">　「あ、ああ。まあね」</w:t>
      </w:r>
      <w:r w:rsidRPr="00BB75A4">
        <w:rPr>
          <w:lang w:eastAsia="ja-JP"/>
        </w:rPr>
        <w:br/>
      </w:r>
      <w:r w:rsidRPr="00BB75A4">
        <w:rPr>
          <w:lang w:eastAsia="ja-JP"/>
        </w:rPr>
        <w:t xml:space="preserve">　「ならオレたちに任せとけ！</w:t>
      </w:r>
      <w:r w:rsidRPr="00BB75A4">
        <w:rPr>
          <w:lang w:eastAsia="ja-JP"/>
        </w:rPr>
        <w:t xml:space="preserve"> </w:t>
      </w:r>
      <w:r w:rsidRPr="00BB75A4">
        <w:rPr>
          <w:lang w:eastAsia="ja-JP"/>
        </w:rPr>
        <w:t>オマエみたいな毛無し＜ダウニー＞でも、オレたちと一緒に鍛えれば生まれ変われるぞ！」</w:t>
      </w:r>
      <w:r w:rsidRPr="00BB75A4">
        <w:rPr>
          <w:lang w:eastAsia="ja-JP"/>
        </w:rPr>
        <w:br/>
      </w:r>
      <w:r w:rsidRPr="00BB75A4">
        <w:rPr>
          <w:lang w:eastAsia="ja-JP"/>
        </w:rPr>
        <w:t xml:space="preserve">　「うまれかわれる？」</w:t>
      </w:r>
      <w:r w:rsidRPr="00BB75A4">
        <w:rPr>
          <w:lang w:eastAsia="ja-JP"/>
        </w:rPr>
        <w:br/>
      </w:r>
      <w:r w:rsidRPr="00BB75A4">
        <w:rPr>
          <w:lang w:eastAsia="ja-JP"/>
        </w:rPr>
        <w:t xml:space="preserve">　「そうだ！</w:t>
      </w:r>
      <w:r w:rsidRPr="00BB75A4">
        <w:rPr>
          <w:lang w:eastAsia="ja-JP"/>
        </w:rPr>
        <w:t xml:space="preserve"> </w:t>
      </w:r>
      <w:r w:rsidRPr="00BB75A4">
        <w:rPr>
          <w:lang w:eastAsia="ja-JP"/>
        </w:rPr>
        <w:t>オマエのそのほっせえ身体だって、変われるんだ！」</w:t>
      </w:r>
      <w:r w:rsidRPr="00BB75A4">
        <w:rPr>
          <w:lang w:eastAsia="ja-JP"/>
        </w:rPr>
        <w:br/>
      </w:r>
      <w:r w:rsidRPr="00BB75A4">
        <w:rPr>
          <w:lang w:eastAsia="ja-JP"/>
        </w:rPr>
        <w:t xml:space="preserve">　「たのしそう！」</w:t>
      </w:r>
    </w:p>
    <w:p w14:paraId="3620FA8B" w14:textId="77777777" w:rsidR="00BB75A4" w:rsidRPr="00BB75A4" w:rsidRDefault="00BB75A4" w:rsidP="00BB75A4">
      <w:pPr>
        <w:rPr>
          <w:lang w:eastAsia="ja-JP"/>
        </w:rPr>
      </w:pPr>
      <w:r w:rsidRPr="00BB75A4">
        <w:rPr>
          <w:lang w:eastAsia="ja-JP"/>
        </w:rPr>
        <w:t xml:space="preserve">　いつの間にか会話に加わっていたリンネは、あっさり彼らの味方になってウィリアムを勧誘する側に回っていた。</w:t>
      </w:r>
      <w:r w:rsidRPr="00BB75A4">
        <w:rPr>
          <w:lang w:eastAsia="ja-JP"/>
        </w:rPr>
        <w:br/>
      </w:r>
      <w:r w:rsidRPr="00BB75A4">
        <w:rPr>
          <w:lang w:eastAsia="ja-JP"/>
        </w:rPr>
        <w:t xml:space="preserve">　このままでは押し切られそうだ。</w:t>
      </w:r>
    </w:p>
    <w:p w14:paraId="2A38843C" w14:textId="77777777" w:rsidR="00BB75A4" w:rsidRPr="00BB75A4" w:rsidRDefault="00BB75A4" w:rsidP="00BB75A4">
      <w:pPr>
        <w:rPr>
          <w:lang w:eastAsia="ja-JP"/>
        </w:rPr>
      </w:pPr>
      <w:r w:rsidRPr="00BB75A4">
        <w:rPr>
          <w:lang w:eastAsia="ja-JP"/>
        </w:rPr>
        <w:lastRenderedPageBreak/>
        <w:t xml:space="preserve">　「警告。ウィリアム様は暑苦しい勧誘に非常に困惑しています。まだしつこく迫るのでしたら、私が相手をしてさしあげましょう」</w:t>
      </w:r>
    </w:p>
    <w:p w14:paraId="5535AE30" w14:textId="77777777" w:rsidR="00BB75A4" w:rsidRPr="00BB75A4" w:rsidRDefault="00BB75A4" w:rsidP="00BB75A4">
      <w:pPr>
        <w:rPr>
          <w:lang w:eastAsia="ja-JP"/>
        </w:rPr>
      </w:pPr>
      <w:r w:rsidRPr="00BB75A4">
        <w:rPr>
          <w:lang w:eastAsia="ja-JP"/>
        </w:rPr>
        <w:t xml:space="preserve">　無論、実戦で。ジジはきっぱりとそう言うと、片脚を上げて踵に折り畳まれている刃をチラつかせる。</w:t>
      </w:r>
      <w:r w:rsidRPr="00BB75A4">
        <w:rPr>
          <w:lang w:eastAsia="ja-JP"/>
        </w:rPr>
        <w:br/>
      </w:r>
      <w:r w:rsidRPr="00BB75A4">
        <w:rPr>
          <w:lang w:eastAsia="ja-JP"/>
        </w:rPr>
        <w:t xml:space="preserve">　あれだけ騒いでいたダイノたちは、血相を変えて去っていくのだった。</w:t>
      </w:r>
    </w:p>
    <w:p w14:paraId="076850B7" w14:textId="77777777" w:rsidR="00BB75A4" w:rsidRPr="00BB75A4" w:rsidRDefault="00BB75A4" w:rsidP="00BB75A4">
      <w:pPr>
        <w:rPr>
          <w:lang w:eastAsia="ja-JP"/>
        </w:rPr>
      </w:pPr>
      <w:r w:rsidRPr="00BB75A4">
        <w:rPr>
          <w:lang w:eastAsia="ja-JP"/>
        </w:rPr>
        <w:t xml:space="preserve">　「ありがとうジジ、助かったよ」</w:t>
      </w:r>
      <w:r w:rsidRPr="00BB75A4">
        <w:rPr>
          <w:lang w:eastAsia="ja-JP"/>
        </w:rPr>
        <w:br/>
      </w:r>
      <w:r w:rsidRPr="00BB75A4">
        <w:rPr>
          <w:lang w:eastAsia="ja-JP"/>
        </w:rPr>
        <w:t xml:space="preserve">　「礼には及びません。私はモモ様からウィリアム様たちの面倒を見るようにと仰せつかっていますので」</w:t>
      </w:r>
      <w:r w:rsidRPr="00BB75A4">
        <w:rPr>
          <w:lang w:eastAsia="ja-JP"/>
        </w:rPr>
        <w:br/>
      </w:r>
      <w:r w:rsidRPr="00BB75A4">
        <w:rPr>
          <w:lang w:eastAsia="ja-JP"/>
        </w:rPr>
        <w:t xml:space="preserve">　「面倒、ね</w:t>
      </w:r>
      <w:r w:rsidRPr="00BB75A4">
        <w:rPr>
          <w:lang w:eastAsia="ja-JP"/>
        </w:rPr>
        <w:t>……</w:t>
      </w:r>
      <w:r w:rsidRPr="00BB75A4">
        <w:rPr>
          <w:lang w:eastAsia="ja-JP"/>
        </w:rPr>
        <w:t>」</w:t>
      </w:r>
    </w:p>
    <w:p w14:paraId="47ED37D3" w14:textId="77777777" w:rsidR="00BB75A4" w:rsidRPr="00BB75A4" w:rsidRDefault="00BB75A4" w:rsidP="00BB75A4">
      <w:pPr>
        <w:rPr>
          <w:lang w:eastAsia="ja-JP"/>
        </w:rPr>
      </w:pPr>
      <w:r w:rsidRPr="00BB75A4">
        <w:rPr>
          <w:lang w:eastAsia="ja-JP"/>
        </w:rPr>
        <w:t xml:space="preserve">　口ずさんだウィリアムは、不意にある事を思いつく。</w:t>
      </w:r>
    </w:p>
    <w:p w14:paraId="72836E18"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それって、体術とか戦い方の稽古をつけてくれたりするのか？」</w:t>
      </w:r>
    </w:p>
    <w:p w14:paraId="372383C2" w14:textId="77777777" w:rsidR="00BB75A4" w:rsidRPr="00BB75A4" w:rsidRDefault="00BB75A4" w:rsidP="00BB75A4">
      <w:pPr>
        <w:rPr>
          <w:lang w:eastAsia="ja-JP"/>
        </w:rPr>
      </w:pPr>
      <w:r w:rsidRPr="00BB75A4">
        <w:rPr>
          <w:lang w:eastAsia="ja-JP"/>
        </w:rPr>
        <w:t xml:space="preserve">　ジジはウィリアムの頭から爪先まで確認すると、淡々と返した。</w:t>
      </w:r>
    </w:p>
    <w:p w14:paraId="688278D3" w14:textId="77777777" w:rsidR="00BB75A4" w:rsidRPr="00BB75A4" w:rsidRDefault="00BB75A4" w:rsidP="00BB75A4">
      <w:pPr>
        <w:rPr>
          <w:lang w:eastAsia="ja-JP"/>
        </w:rPr>
      </w:pPr>
      <w:r w:rsidRPr="00BB75A4">
        <w:rPr>
          <w:lang w:eastAsia="ja-JP"/>
        </w:rPr>
        <w:t xml:space="preserve">　「疑問。ウィリアム様は既にある程度の心得があるように見受けられますが」</w:t>
      </w:r>
      <w:r w:rsidRPr="00BB75A4">
        <w:rPr>
          <w:lang w:eastAsia="ja-JP"/>
        </w:rPr>
        <w:br/>
      </w:r>
      <w:r w:rsidRPr="00BB75A4">
        <w:rPr>
          <w:lang w:eastAsia="ja-JP"/>
        </w:rPr>
        <w:t xml:space="preserve">　「え？</w:t>
      </w:r>
      <w:r w:rsidRPr="00BB75A4">
        <w:rPr>
          <w:lang w:eastAsia="ja-JP"/>
        </w:rPr>
        <w:t xml:space="preserve"> </w:t>
      </w:r>
      <w:r w:rsidRPr="00BB75A4">
        <w:rPr>
          <w:lang w:eastAsia="ja-JP"/>
        </w:rPr>
        <w:t>そうかな</w:t>
      </w:r>
      <w:r w:rsidRPr="00BB75A4">
        <w:rPr>
          <w:lang w:eastAsia="ja-JP"/>
        </w:rPr>
        <w:t>……</w:t>
      </w:r>
      <w:r w:rsidRPr="00BB75A4">
        <w:rPr>
          <w:lang w:eastAsia="ja-JP"/>
        </w:rPr>
        <w:t>」</w:t>
      </w:r>
    </w:p>
    <w:p w14:paraId="70621E33" w14:textId="77777777" w:rsidR="00BB75A4" w:rsidRPr="00BB75A4" w:rsidRDefault="00BB75A4" w:rsidP="00BB75A4">
      <w:pPr>
        <w:rPr>
          <w:lang w:eastAsia="ja-JP"/>
        </w:rPr>
      </w:pPr>
      <w:r w:rsidRPr="00BB75A4">
        <w:rPr>
          <w:lang w:eastAsia="ja-JP"/>
        </w:rPr>
        <w:t xml:space="preserve">　ジジの指摘どおり、ウィリアムは子供の頃に体術をならった事がある。ただ、自分の中ではあまりモノになっている気がしなかったのだ。</w:t>
      </w:r>
    </w:p>
    <w:p w14:paraId="7F2D8BC6" w14:textId="77777777" w:rsidR="00BB75A4" w:rsidRPr="00BB75A4" w:rsidRDefault="00BB75A4" w:rsidP="00BB75A4">
      <w:pPr>
        <w:rPr>
          <w:lang w:eastAsia="ja-JP"/>
        </w:rPr>
      </w:pPr>
      <w:r w:rsidRPr="00BB75A4">
        <w:rPr>
          <w:lang w:eastAsia="ja-JP"/>
        </w:rPr>
        <w:t xml:space="preserve">　「まだ僕は、自信につながる所まで到達できてない気がする」</w:t>
      </w:r>
      <w:r w:rsidRPr="00BB75A4">
        <w:rPr>
          <w:lang w:eastAsia="ja-JP"/>
        </w:rPr>
        <w:br/>
      </w:r>
      <w:r w:rsidRPr="00BB75A4">
        <w:rPr>
          <w:lang w:eastAsia="ja-JP"/>
        </w:rPr>
        <w:t xml:space="preserve">　「そうですか。では、ウィリアム様が所望されるのでしたら、いつでも相手になりましょう」</w:t>
      </w:r>
      <w:r w:rsidRPr="00BB75A4">
        <w:rPr>
          <w:lang w:eastAsia="ja-JP"/>
        </w:rPr>
        <w:br/>
      </w:r>
      <w:r w:rsidRPr="00BB75A4">
        <w:rPr>
          <w:lang w:eastAsia="ja-JP"/>
        </w:rPr>
        <w:t xml:space="preserve">　「そうしてくれると助かるよ、ありがとう。それで、ここには何か用があって来たんだよな？」</w:t>
      </w:r>
      <w:r w:rsidRPr="00BB75A4">
        <w:rPr>
          <w:lang w:eastAsia="ja-JP"/>
        </w:rPr>
        <w:br/>
      </w:r>
      <w:r w:rsidRPr="00BB75A4">
        <w:rPr>
          <w:lang w:eastAsia="ja-JP"/>
        </w:rPr>
        <w:t xml:space="preserve">　「肯定。アイリーニ様をお連れしました」</w:t>
      </w:r>
    </w:p>
    <w:p w14:paraId="115837DF" w14:textId="77777777" w:rsidR="00BB75A4" w:rsidRPr="00BB75A4" w:rsidRDefault="00BB75A4" w:rsidP="00BB75A4">
      <w:pPr>
        <w:rPr>
          <w:lang w:eastAsia="ja-JP"/>
        </w:rPr>
      </w:pPr>
      <w:r w:rsidRPr="00BB75A4">
        <w:rPr>
          <w:lang w:eastAsia="ja-JP"/>
        </w:rPr>
        <w:t xml:space="preserve">　すると、ジジの背後に控えていたアイリーニが、顔を覗かせた。</w:t>
      </w:r>
    </w:p>
    <w:p w14:paraId="0064331E" w14:textId="77777777" w:rsidR="00BB75A4" w:rsidRPr="00BB75A4" w:rsidRDefault="00BB75A4" w:rsidP="00BB75A4">
      <w:pPr>
        <w:rPr>
          <w:lang w:eastAsia="ja-JP"/>
        </w:rPr>
      </w:pPr>
      <w:r w:rsidRPr="00BB75A4">
        <w:rPr>
          <w:lang w:eastAsia="ja-JP"/>
        </w:rPr>
        <w:t xml:space="preserve">　「作業お疲れ様です。ウィリアムさん、リンネさん」</w:t>
      </w:r>
    </w:p>
    <w:p w14:paraId="1F09B5DB" w14:textId="77777777" w:rsidR="00BB75A4" w:rsidRPr="00BB75A4" w:rsidRDefault="00BB75A4" w:rsidP="00BB75A4">
      <w:pPr>
        <w:rPr>
          <w:lang w:eastAsia="ja-JP"/>
        </w:rPr>
      </w:pPr>
      <w:r w:rsidRPr="00BB75A4">
        <w:rPr>
          <w:lang w:eastAsia="ja-JP"/>
        </w:rPr>
        <w:t xml:space="preserve">　アイリーニは鈴のような声を響かせ、微笑んだ。</w:t>
      </w:r>
      <w:r w:rsidRPr="00BB75A4">
        <w:rPr>
          <w:lang w:eastAsia="ja-JP"/>
        </w:rPr>
        <w:br/>
      </w:r>
      <w:r w:rsidRPr="00BB75A4">
        <w:rPr>
          <w:lang w:eastAsia="ja-JP"/>
        </w:rPr>
        <w:t xml:space="preserve">　楽しそうに笑う彼女を見ているだけで、ウィリアムは全身から身体の疲れが抜けていくような気がした。</w:t>
      </w:r>
    </w:p>
    <w:p w14:paraId="52924FA0" w14:textId="77777777" w:rsidR="00BB75A4" w:rsidRPr="00BB75A4" w:rsidRDefault="00BB75A4" w:rsidP="00BB75A4">
      <w:pPr>
        <w:rPr>
          <w:lang w:eastAsia="ja-JP"/>
        </w:rPr>
      </w:pPr>
      <w:r w:rsidRPr="00BB75A4">
        <w:rPr>
          <w:lang w:eastAsia="ja-JP"/>
        </w:rPr>
        <w:t xml:space="preserve">　「じつは、ふたりのために差し入れを作ってきたんです」</w:t>
      </w:r>
      <w:r w:rsidRPr="00BB75A4">
        <w:rPr>
          <w:lang w:eastAsia="ja-JP"/>
        </w:rPr>
        <w:br/>
      </w:r>
      <w:r w:rsidRPr="00BB75A4">
        <w:rPr>
          <w:lang w:eastAsia="ja-JP"/>
        </w:rPr>
        <w:t xml:space="preserve">　「さしいれ？」</w:t>
      </w:r>
      <w:r w:rsidRPr="00BB75A4">
        <w:rPr>
          <w:lang w:eastAsia="ja-JP"/>
        </w:rPr>
        <w:br/>
      </w:r>
      <w:r w:rsidRPr="00BB75A4">
        <w:rPr>
          <w:lang w:eastAsia="ja-JP"/>
        </w:rPr>
        <w:t xml:space="preserve">　「はい。リンネさんも喜んでくれるといいんですけど</w:t>
      </w:r>
      <w:r w:rsidRPr="00BB75A4">
        <w:rPr>
          <w:lang w:eastAsia="ja-JP"/>
        </w:rPr>
        <w:t>……</w:t>
      </w:r>
      <w:r w:rsidRPr="00BB75A4">
        <w:rPr>
          <w:lang w:eastAsia="ja-JP"/>
        </w:rPr>
        <w:t>」</w:t>
      </w:r>
      <w:r w:rsidRPr="00BB75A4">
        <w:rPr>
          <w:lang w:eastAsia="ja-JP"/>
        </w:rPr>
        <w:br/>
      </w:r>
      <w:r w:rsidRPr="00BB75A4">
        <w:rPr>
          <w:lang w:eastAsia="ja-JP"/>
        </w:rPr>
        <w:t xml:space="preserve">　「喜ぶに決まってるさ！</w:t>
      </w:r>
      <w:r w:rsidRPr="00BB75A4">
        <w:rPr>
          <w:lang w:eastAsia="ja-JP"/>
        </w:rPr>
        <w:t xml:space="preserve"> </w:t>
      </w:r>
      <w:r w:rsidRPr="00BB75A4">
        <w:rPr>
          <w:lang w:eastAsia="ja-JP"/>
        </w:rPr>
        <w:t>な、リンネ」</w:t>
      </w:r>
      <w:r w:rsidRPr="00BB75A4">
        <w:rPr>
          <w:lang w:eastAsia="ja-JP"/>
        </w:rPr>
        <w:br/>
      </w:r>
      <w:r w:rsidRPr="00BB75A4">
        <w:rPr>
          <w:lang w:eastAsia="ja-JP"/>
        </w:rPr>
        <w:t xml:space="preserve">　「うん！」</w:t>
      </w:r>
    </w:p>
    <w:p w14:paraId="520596C6" w14:textId="77777777" w:rsidR="00BB75A4" w:rsidRPr="00BB75A4" w:rsidRDefault="00BB75A4" w:rsidP="00BB75A4">
      <w:pPr>
        <w:rPr>
          <w:lang w:eastAsia="ja-JP"/>
        </w:rPr>
      </w:pPr>
      <w:r w:rsidRPr="00BB75A4">
        <w:rPr>
          <w:lang w:eastAsia="ja-JP"/>
        </w:rPr>
        <w:t xml:space="preserve">　ウィリアムは、この世界に来てから辟易していた事が１つだけあった。食料だ。</w:t>
      </w:r>
      <w:r w:rsidRPr="00BB75A4">
        <w:rPr>
          <w:lang w:eastAsia="ja-JP"/>
        </w:rPr>
        <w:br/>
      </w:r>
      <w:r w:rsidRPr="00BB75A4">
        <w:rPr>
          <w:lang w:eastAsia="ja-JP"/>
        </w:rPr>
        <w:t xml:space="preserve">　いくら都市が広大とはいえ、空間には限りがある。</w:t>
      </w:r>
      <w:r w:rsidRPr="00BB75A4">
        <w:rPr>
          <w:lang w:eastAsia="ja-JP"/>
        </w:rPr>
        <w:br/>
      </w:r>
      <w:r w:rsidRPr="00BB75A4">
        <w:rPr>
          <w:lang w:eastAsia="ja-JP"/>
        </w:rPr>
        <w:t xml:space="preserve">　ウィリアムが暮らす世界のように、ネオンネビュラは大規模な田園や穀倉地帯を持てないせいか、食に関して自由が効かなかったのだ。</w:t>
      </w:r>
      <w:r w:rsidRPr="00BB75A4">
        <w:rPr>
          <w:lang w:eastAsia="ja-JP"/>
        </w:rPr>
        <w:br/>
      </w:r>
      <w:r w:rsidRPr="00BB75A4">
        <w:rPr>
          <w:lang w:eastAsia="ja-JP"/>
        </w:rPr>
        <w:t xml:space="preserve">　モモがいつも用意してくれた食料は、ペースト状のドロリとした何かとドッ</w:t>
      </w:r>
      <w:r w:rsidRPr="00BB75A4">
        <w:rPr>
          <w:lang w:eastAsia="ja-JP"/>
        </w:rPr>
        <w:lastRenderedPageBreak/>
        <w:t>グフードのような固形物のみ。</w:t>
      </w:r>
      <w:r w:rsidRPr="00BB75A4">
        <w:rPr>
          <w:lang w:eastAsia="ja-JP"/>
        </w:rPr>
        <w:br/>
      </w:r>
      <w:r w:rsidRPr="00BB75A4">
        <w:rPr>
          <w:lang w:eastAsia="ja-JP"/>
        </w:rPr>
        <w:t xml:space="preserve">　ラヴィーナの研究棟でも同じものを用意されたため、それがこの世界での一般的な食べ物なのだろう。</w:t>
      </w:r>
    </w:p>
    <w:p w14:paraId="3B76081D" w14:textId="77777777" w:rsidR="00BB75A4" w:rsidRPr="00BB75A4" w:rsidRDefault="00BB75A4" w:rsidP="00BB75A4">
      <w:pPr>
        <w:rPr>
          <w:lang w:eastAsia="ja-JP"/>
        </w:rPr>
      </w:pPr>
      <w:r w:rsidRPr="00BB75A4">
        <w:rPr>
          <w:lang w:eastAsia="ja-JP"/>
        </w:rPr>
        <w:t xml:space="preserve">　「うぅ</w:t>
      </w:r>
      <w:r w:rsidRPr="00BB75A4">
        <w:rPr>
          <w:lang w:eastAsia="ja-JP"/>
        </w:rPr>
        <w:t>……</w:t>
      </w:r>
      <w:r w:rsidRPr="00BB75A4">
        <w:rPr>
          <w:lang w:eastAsia="ja-JP"/>
        </w:rPr>
        <w:t>想像してお腹が</w:t>
      </w:r>
      <w:r w:rsidRPr="00BB75A4">
        <w:rPr>
          <w:lang w:eastAsia="ja-JP"/>
        </w:rPr>
        <w:t>……</w:t>
      </w:r>
      <w:r w:rsidRPr="00BB75A4">
        <w:rPr>
          <w:lang w:eastAsia="ja-JP"/>
        </w:rPr>
        <w:t>」</w:t>
      </w:r>
      <w:r w:rsidRPr="00BB75A4">
        <w:rPr>
          <w:lang w:eastAsia="ja-JP"/>
        </w:rPr>
        <w:br/>
      </w:r>
      <w:r w:rsidRPr="00BB75A4">
        <w:rPr>
          <w:lang w:eastAsia="ja-JP"/>
        </w:rPr>
        <w:t xml:space="preserve">　「どうぞ、ウィリアムさん！」</w:t>
      </w:r>
    </w:p>
    <w:p w14:paraId="3A2226BD" w14:textId="77777777" w:rsidR="00BB75A4" w:rsidRPr="00BB75A4" w:rsidRDefault="00BB75A4" w:rsidP="00BB75A4">
      <w:pPr>
        <w:rPr>
          <w:lang w:eastAsia="ja-JP"/>
        </w:rPr>
      </w:pPr>
      <w:r w:rsidRPr="00BB75A4">
        <w:rPr>
          <w:lang w:eastAsia="ja-JP"/>
        </w:rPr>
        <w:t xml:space="preserve">　腹を抱えて唸っていると、アイリーニが後ろ手に抱えていたものを見せてきた。</w:t>
      </w:r>
      <w:r w:rsidRPr="00BB75A4">
        <w:rPr>
          <w:lang w:eastAsia="ja-JP"/>
        </w:rPr>
        <w:br/>
      </w:r>
      <w:r w:rsidRPr="00BB75A4">
        <w:rPr>
          <w:lang w:eastAsia="ja-JP"/>
        </w:rPr>
        <w:t xml:space="preserve">　期待に胸を弾ませながら見た彼女の手には、立方体と球体が入り混じった錠剤のようなものが乗っかっていて</w:t>
      </w:r>
      <w:r w:rsidRPr="00BB75A4">
        <w:rPr>
          <w:lang w:eastAsia="ja-JP"/>
        </w:rPr>
        <w:t>――</w:t>
      </w:r>
      <w:r w:rsidRPr="00BB75A4">
        <w:rPr>
          <w:lang w:eastAsia="ja-JP"/>
        </w:rPr>
        <w:t>。</w:t>
      </w:r>
    </w:p>
    <w:p w14:paraId="4B34F135"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こ、これは」</w:t>
      </w:r>
    </w:p>
    <w:p w14:paraId="49166235" w14:textId="77777777" w:rsidR="00BB75A4" w:rsidRPr="00BB75A4" w:rsidRDefault="00BB75A4" w:rsidP="00BB75A4">
      <w:pPr>
        <w:rPr>
          <w:lang w:eastAsia="ja-JP"/>
        </w:rPr>
      </w:pPr>
      <w:r w:rsidRPr="00BB75A4">
        <w:rPr>
          <w:lang w:eastAsia="ja-JP"/>
        </w:rPr>
        <w:t xml:space="preserve">　アイリーニは立方体の錠剤をつまむと、嬉しそうに説明してくれた。</w:t>
      </w:r>
    </w:p>
    <w:p w14:paraId="7AC270EE" w14:textId="77777777" w:rsidR="00BB75A4" w:rsidRPr="00BB75A4" w:rsidRDefault="00BB75A4" w:rsidP="00BB75A4">
      <w:pPr>
        <w:rPr>
          <w:lang w:eastAsia="ja-JP"/>
        </w:rPr>
      </w:pPr>
      <w:r w:rsidRPr="00BB75A4">
        <w:rPr>
          <w:lang w:eastAsia="ja-JP"/>
        </w:rPr>
        <w:t xml:space="preserve">　「モモさんに機材を使わせてもらって、わたしの世界にある食料の味を再現してみたんです</w:t>
      </w:r>
      <w:r w:rsidRPr="00BB75A4">
        <w:rPr>
          <w:rFonts w:ascii="Segoe UI Symbol" w:hAnsi="Segoe UI Symbol" w:cs="Segoe UI Symbol"/>
          <w:lang w:eastAsia="ja-JP"/>
        </w:rPr>
        <w:t>♪</w:t>
      </w:r>
      <w:r w:rsidRPr="00BB75A4">
        <w:rPr>
          <w:lang w:eastAsia="ja-JP"/>
        </w:rPr>
        <w:t>」</w:t>
      </w:r>
    </w:p>
    <w:p w14:paraId="107346F6" w14:textId="77777777" w:rsidR="00BB75A4" w:rsidRPr="00BB75A4" w:rsidRDefault="00BB75A4" w:rsidP="00BB75A4">
      <w:pPr>
        <w:rPr>
          <w:lang w:eastAsia="ja-JP"/>
        </w:rPr>
      </w:pPr>
      <w:r w:rsidRPr="00BB75A4">
        <w:rPr>
          <w:lang w:eastAsia="ja-JP"/>
        </w:rPr>
        <w:t xml:space="preserve">　どう反応していいか困っている間に、リンネがそれを口に含んだ。</w:t>
      </w:r>
    </w:p>
    <w:p w14:paraId="3175FF72" w14:textId="77777777" w:rsidR="00BB75A4" w:rsidRPr="00BB75A4" w:rsidRDefault="00BB75A4" w:rsidP="00BB75A4">
      <w:pPr>
        <w:rPr>
          <w:lang w:eastAsia="ja-JP"/>
        </w:rPr>
      </w:pPr>
      <w:r w:rsidRPr="00BB75A4">
        <w:rPr>
          <w:lang w:eastAsia="ja-JP"/>
        </w:rPr>
        <w:t xml:space="preserve">　「おいしいよ、ウィリアム」</w:t>
      </w:r>
      <w:r w:rsidRPr="00BB75A4">
        <w:rPr>
          <w:lang w:eastAsia="ja-JP"/>
        </w:rPr>
        <w:br/>
      </w:r>
      <w:r w:rsidRPr="00BB75A4">
        <w:rPr>
          <w:lang w:eastAsia="ja-JP"/>
        </w:rPr>
        <w:t xml:space="preserve">　「さあどうぞ、ウィリアムさんっ！」</w:t>
      </w:r>
    </w:p>
    <w:p w14:paraId="16D5751C" w14:textId="77777777" w:rsidR="00BB75A4" w:rsidRPr="00BB75A4" w:rsidRDefault="00BB75A4" w:rsidP="00BB75A4">
      <w:pPr>
        <w:rPr>
          <w:lang w:eastAsia="ja-JP"/>
        </w:rPr>
      </w:pPr>
      <w:r w:rsidRPr="00BB75A4">
        <w:rPr>
          <w:lang w:eastAsia="ja-JP"/>
        </w:rPr>
        <w:t xml:space="preserve">　ウィリアムは黄緑色の錠剤を取り、口に含む。</w:t>
      </w:r>
      <w:r w:rsidRPr="00BB75A4">
        <w:rPr>
          <w:lang w:eastAsia="ja-JP"/>
        </w:rPr>
        <w:br/>
      </w:r>
      <w:r w:rsidRPr="00BB75A4">
        <w:rPr>
          <w:lang w:eastAsia="ja-JP"/>
        </w:rPr>
        <w:t xml:space="preserve">　歯を立てた途端に口に広がったのは、強い苦みとそれを中和するかのような強烈な甘みだった。</w:t>
      </w:r>
    </w:p>
    <w:p w14:paraId="15FA6B99" w14:textId="77777777" w:rsidR="00BB75A4" w:rsidRPr="00BB75A4" w:rsidRDefault="00BB75A4" w:rsidP="00BB75A4">
      <w:pPr>
        <w:rPr>
          <w:lang w:eastAsia="ja-JP"/>
        </w:rPr>
      </w:pPr>
      <w:r w:rsidRPr="00BB75A4">
        <w:rPr>
          <w:lang w:eastAsia="ja-JP"/>
        </w:rPr>
        <w:t xml:space="preserve">　「ぅ、ぉ</w:t>
      </w:r>
      <w:r w:rsidRPr="00BB75A4">
        <w:rPr>
          <w:lang w:eastAsia="ja-JP"/>
        </w:rPr>
        <w:t>――――</w:t>
      </w:r>
      <w:r w:rsidRPr="00BB75A4">
        <w:rPr>
          <w:lang w:eastAsia="ja-JP"/>
        </w:rPr>
        <w:t>」</w:t>
      </w:r>
      <w:r w:rsidRPr="00BB75A4">
        <w:rPr>
          <w:lang w:eastAsia="ja-JP"/>
        </w:rPr>
        <w:br/>
      </w:r>
      <w:r w:rsidRPr="00BB75A4">
        <w:rPr>
          <w:lang w:eastAsia="ja-JP"/>
        </w:rPr>
        <w:t xml:space="preserve">　「ウィリアムさん？」</w:t>
      </w:r>
      <w:r w:rsidRPr="00BB75A4">
        <w:rPr>
          <w:lang w:eastAsia="ja-JP"/>
        </w:rPr>
        <w:br/>
      </w:r>
      <w:r w:rsidRPr="00BB75A4">
        <w:rPr>
          <w:lang w:eastAsia="ja-JP"/>
        </w:rPr>
        <w:t xml:space="preserve">　「ウィリアム？」</w:t>
      </w:r>
    </w:p>
    <w:p w14:paraId="42FE7771" w14:textId="77777777" w:rsidR="00BB75A4" w:rsidRPr="00BB75A4" w:rsidRDefault="00BB75A4" w:rsidP="00BB75A4">
      <w:pPr>
        <w:rPr>
          <w:lang w:eastAsia="ja-JP"/>
        </w:rPr>
      </w:pPr>
      <w:r w:rsidRPr="00BB75A4">
        <w:rPr>
          <w:lang w:eastAsia="ja-JP"/>
        </w:rPr>
        <w:t xml:space="preserve">　２人がこちらの様子を伺ってくる。</w:t>
      </w:r>
      <w:r w:rsidRPr="00BB75A4">
        <w:rPr>
          <w:lang w:eastAsia="ja-JP"/>
        </w:rPr>
        <w:br/>
      </w:r>
      <w:r w:rsidRPr="00BB75A4">
        <w:rPr>
          <w:lang w:eastAsia="ja-JP"/>
        </w:rPr>
        <w:t xml:space="preserve">　背後に控えているジジが、ウィリアムには心なしか笑っているように見えた。</w:t>
      </w:r>
    </w:p>
    <w:p w14:paraId="3738FFFF"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いしいよ、アイリーニ。なんていうか、やさしい味がするよ」</w:t>
      </w:r>
      <w:r w:rsidRPr="00BB75A4">
        <w:rPr>
          <w:lang w:eastAsia="ja-JP"/>
        </w:rPr>
        <w:br/>
      </w:r>
      <w:r w:rsidRPr="00BB75A4">
        <w:rPr>
          <w:lang w:eastAsia="ja-JP"/>
        </w:rPr>
        <w:t xml:space="preserve">　「良かったです</w:t>
      </w:r>
      <w:r w:rsidRPr="00BB75A4">
        <w:rPr>
          <w:rFonts w:ascii="Segoe UI Symbol" w:hAnsi="Segoe UI Symbol" w:cs="Segoe UI Symbol"/>
          <w:lang w:eastAsia="ja-JP"/>
        </w:rPr>
        <w:t>♪</w:t>
      </w:r>
      <w:r w:rsidRPr="00BB75A4">
        <w:rPr>
          <w:lang w:eastAsia="ja-JP"/>
        </w:rPr>
        <w:t xml:space="preserve"> </w:t>
      </w:r>
      <w:r w:rsidRPr="00BB75A4">
        <w:rPr>
          <w:lang w:eastAsia="ja-JP"/>
        </w:rPr>
        <w:t>まだまだたくさんありますから、これで元気をつけて、復興作業を頑張ってくださいね」</w:t>
      </w:r>
      <w:r w:rsidRPr="00BB75A4">
        <w:rPr>
          <w:lang w:eastAsia="ja-JP"/>
        </w:rPr>
        <w:br/>
      </w:r>
      <w:r w:rsidRPr="00BB75A4">
        <w:rPr>
          <w:lang w:eastAsia="ja-JP"/>
        </w:rPr>
        <w:t xml:space="preserve">　「はは、ありがとう、アイリーニ」</w:t>
      </w:r>
    </w:p>
    <w:p w14:paraId="20C19A3A" w14:textId="77777777" w:rsidR="00BB75A4" w:rsidRPr="00BB75A4" w:rsidRDefault="00BB75A4" w:rsidP="00BB75A4">
      <w:pPr>
        <w:rPr>
          <w:lang w:eastAsia="zh-CN"/>
        </w:rPr>
      </w:pPr>
      <w:r w:rsidRPr="00BB75A4">
        <w:rPr>
          <w:lang w:eastAsia="ja-JP"/>
        </w:rPr>
        <w:t xml:space="preserve">　ウィリアムは、この世界が娯楽という概念に乏しい事、ファングスタたちが酒や乱闘を好む理由を垣間見た気がした。</w:t>
      </w:r>
      <w:r w:rsidRPr="00BB75A4">
        <w:rPr>
          <w:lang w:eastAsia="ja-JP"/>
        </w:rPr>
        <w:br/>
      </w:r>
      <w:r w:rsidRPr="00BB75A4">
        <w:rPr>
          <w:lang w:eastAsia="ja-JP"/>
        </w:rPr>
        <w:t xml:space="preserve">　この日、ウィリアムには新たな目標ができた。</w:t>
      </w:r>
      <w:r w:rsidRPr="00BB75A4">
        <w:rPr>
          <w:lang w:eastAsia="ja-JP"/>
        </w:rPr>
        <w:br/>
      </w:r>
      <w:r w:rsidRPr="00BB75A4">
        <w:rPr>
          <w:lang w:eastAsia="ja-JP"/>
        </w:rPr>
        <w:t xml:space="preserve">　アイリーニを自分の世界にある大衆食堂＜ダイナー＞へと連れて行くという些細な目標が。</w:t>
      </w:r>
      <w:r w:rsidRPr="00BB75A4">
        <w:rPr>
          <w:lang w:eastAsia="ja-JP"/>
        </w:rPr>
        <w:br/>
      </w:r>
      <w:r w:rsidRPr="00BB75A4">
        <w:rPr>
          <w:lang w:eastAsia="ja-JP"/>
        </w:rPr>
        <w:t xml:space="preserve">　ウィリアムは錠剤をいくつか手に取り、口に含んだ。</w:t>
      </w:r>
      <w:r w:rsidRPr="00BB75A4">
        <w:rPr>
          <w:lang w:eastAsia="ja-JP"/>
        </w:rPr>
        <w:br/>
      </w:r>
      <w:r w:rsidRPr="00BB75A4">
        <w:rPr>
          <w:lang w:eastAsia="ja-JP"/>
        </w:rPr>
        <w:t xml:space="preserve">　</w:t>
      </w:r>
      <w:r w:rsidRPr="00BB75A4">
        <w:rPr>
          <w:lang w:eastAsia="zh-CN"/>
        </w:rPr>
        <w:t>やはり、いくつ食べても慣れそうにない。</w:t>
      </w:r>
    </w:p>
    <w:p w14:paraId="3E466C93" w14:textId="77777777" w:rsidR="00BB75A4" w:rsidRPr="00BB75A4" w:rsidRDefault="00BB75A4" w:rsidP="00BB75A4">
      <w:pPr>
        <w:rPr>
          <w:lang w:eastAsia="zh-CN"/>
        </w:rPr>
      </w:pPr>
      <w:r w:rsidRPr="00BB75A4">
        <w:rPr>
          <w:lang w:eastAsia="zh-CN"/>
        </w:rPr>
        <w:pict w14:anchorId="12A5C9C2">
          <v:rect id="_x0000_i1133" style="width:0;height:.75pt" o:hralign="center" o:hrstd="t" o:hrnoshade="t" o:hr="t" fillcolor="#777" stroked="f"/>
        </w:pict>
      </w:r>
    </w:p>
    <w:p w14:paraId="2EC02483" w14:textId="77777777" w:rsidR="00BB75A4" w:rsidRPr="00BB75A4" w:rsidRDefault="00BB75A4" w:rsidP="00BB75A4">
      <w:pPr>
        <w:rPr>
          <w:b/>
          <w:bCs/>
          <w:lang w:eastAsia="zh-CN"/>
        </w:rPr>
      </w:pPr>
      <w:r w:rsidRPr="00BB75A4">
        <w:rPr>
          <w:b/>
          <w:bCs/>
          <w:lang w:eastAsia="zh-CN"/>
        </w:rPr>
        <w:t> EPISODE5</w:t>
      </w:r>
      <w:r w:rsidRPr="00BB75A4">
        <w:rPr>
          <w:b/>
          <w:bCs/>
          <w:lang w:eastAsia="zh-CN"/>
        </w:rPr>
        <w:t xml:space="preserve">　いずれ来たる破滅</w:t>
      </w:r>
    </w:p>
    <w:p w14:paraId="1C4578A7" w14:textId="77777777" w:rsidR="00BB75A4" w:rsidRPr="00BB75A4" w:rsidRDefault="00BB75A4" w:rsidP="00BB75A4">
      <w:pPr>
        <w:rPr>
          <w:lang w:eastAsia="zh-CN"/>
        </w:rPr>
      </w:pPr>
      <w:r w:rsidRPr="00BB75A4">
        <w:rPr>
          <w:lang w:eastAsia="zh-CN"/>
        </w:rPr>
        <w:pict w14:anchorId="7D39CD59">
          <v:rect id="_x0000_i1134" style="width:0;height:.75pt" o:hralign="center" o:hrstd="t" o:hrnoshade="t" o:hr="t" fillcolor="#777" stroked="f"/>
        </w:pict>
      </w:r>
    </w:p>
    <w:p w14:paraId="303267F3" w14:textId="77777777" w:rsidR="00BB75A4" w:rsidRPr="00BB75A4" w:rsidRDefault="00BB75A4" w:rsidP="00BB75A4">
      <w:pPr>
        <w:rPr>
          <w:lang w:eastAsia="ja-JP"/>
        </w:rPr>
      </w:pPr>
      <w:r w:rsidRPr="00BB75A4">
        <w:rPr>
          <w:lang w:eastAsia="ja-JP"/>
        </w:rPr>
        <w:lastRenderedPageBreak/>
        <w:t xml:space="preserve">　ネオンネビュラが復興に向けて動き始める中、クレイ＝グとアストルは、都市の外で検出された浸食事象の根源ともいえる地下施設に足を運んでいた。</w:t>
      </w:r>
      <w:r w:rsidRPr="00BB75A4">
        <w:rPr>
          <w:lang w:eastAsia="ja-JP"/>
        </w:rPr>
        <w:br/>
      </w:r>
      <w:r w:rsidRPr="00BB75A4">
        <w:rPr>
          <w:lang w:eastAsia="ja-JP"/>
        </w:rPr>
        <w:t xml:space="preserve">　彼らがこの異界に来た本来の目的は、行方不明になったロゴスの調査官を探しだす事。そして、原因が浸食事象であった場合、それを処理する事である。</w:t>
      </w:r>
    </w:p>
    <w:p w14:paraId="18CAA17B" w14:textId="77777777" w:rsidR="00BB75A4" w:rsidRPr="00BB75A4" w:rsidRDefault="00BB75A4" w:rsidP="00BB75A4">
      <w:pPr>
        <w:rPr>
          <w:lang w:eastAsia="ja-JP"/>
        </w:rPr>
      </w:pPr>
      <w:r w:rsidRPr="00BB75A4">
        <w:rPr>
          <w:lang w:eastAsia="ja-JP"/>
        </w:rPr>
        <w:t xml:space="preserve">　施設の防衛機能として配備されていた生体兵器の群れをアストルが排除し、２人は前回撤退を余儀なくされた場所へと戻って来た。</w:t>
      </w:r>
      <w:r w:rsidRPr="00BB75A4">
        <w:rPr>
          <w:lang w:eastAsia="ja-JP"/>
        </w:rPr>
        <w:br/>
      </w:r>
      <w:r w:rsidRPr="00BB75A4">
        <w:rPr>
          <w:lang w:eastAsia="ja-JP"/>
        </w:rPr>
        <w:t xml:space="preserve">　部屋の中心部には円筒形の巨大な機械が鎮座し、側面に取りつけられた透明な窓から内部を見ると、半透明の生き物が漂っていた。</w:t>
      </w:r>
      <w:r w:rsidRPr="00BB75A4">
        <w:rPr>
          <w:lang w:eastAsia="ja-JP"/>
        </w:rPr>
        <w:br/>
      </w:r>
      <w:r w:rsidRPr="00BB75A4">
        <w:rPr>
          <w:lang w:eastAsia="ja-JP"/>
        </w:rPr>
        <w:t xml:space="preserve">　この生き物は、クレイ＝グとアストルが対峙したラルヴァの下位存在であるレムレースだ。</w:t>
      </w:r>
      <w:r w:rsidRPr="00BB75A4">
        <w:rPr>
          <w:lang w:eastAsia="ja-JP"/>
        </w:rPr>
        <w:br/>
      </w:r>
      <w:r w:rsidRPr="00BB75A4">
        <w:rPr>
          <w:lang w:eastAsia="ja-JP"/>
        </w:rPr>
        <w:t xml:space="preserve">　とりわけレムレースたちが密集している場所に浸食事象を検知できる端末をかざすと、強い反応が返ってきた。</w:t>
      </w:r>
      <w:r w:rsidRPr="00BB75A4">
        <w:rPr>
          <w:lang w:eastAsia="ja-JP"/>
        </w:rPr>
        <w:br/>
      </w:r>
      <w:r w:rsidRPr="00BB75A4">
        <w:rPr>
          <w:lang w:eastAsia="ja-JP"/>
        </w:rPr>
        <w:t xml:space="preserve">　アストルは円筒形の機械から配管を通って辺りの機械へとエネルギーが供給されている事を確認すると、クレイ＝グに問いかける。</w:t>
      </w:r>
    </w:p>
    <w:p w14:paraId="30A1BB1C" w14:textId="77777777" w:rsidR="00BB75A4" w:rsidRPr="00BB75A4" w:rsidRDefault="00BB75A4" w:rsidP="00BB75A4">
      <w:pPr>
        <w:rPr>
          <w:lang w:eastAsia="ja-JP"/>
        </w:rPr>
      </w:pPr>
      <w:r w:rsidRPr="00BB75A4">
        <w:rPr>
          <w:lang w:eastAsia="ja-JP"/>
        </w:rPr>
        <w:t xml:space="preserve">　「これを破壊し、浸食事象を潰した場合、この異界はどうなるのでしょうか」</w:t>
      </w:r>
      <w:r w:rsidRPr="00BB75A4">
        <w:rPr>
          <w:lang w:eastAsia="ja-JP"/>
        </w:rPr>
        <w:br/>
      </w:r>
      <w:r w:rsidRPr="00BB75A4">
        <w:rPr>
          <w:lang w:eastAsia="ja-JP"/>
        </w:rPr>
        <w:t xml:space="preserve">　「いずれ滅ぶだろう」</w:t>
      </w:r>
      <w:r w:rsidRPr="00BB75A4">
        <w:rPr>
          <w:lang w:eastAsia="ja-JP"/>
        </w:rPr>
        <w:br/>
      </w:r>
      <w:r w:rsidRPr="00BB75A4">
        <w:rPr>
          <w:lang w:eastAsia="ja-JP"/>
        </w:rPr>
        <w:t xml:space="preserve">　「そんな</w:t>
      </w:r>
      <w:r w:rsidRPr="00BB75A4">
        <w:rPr>
          <w:lang w:eastAsia="ja-JP"/>
        </w:rPr>
        <w:t>――</w:t>
      </w:r>
      <w:r w:rsidRPr="00BB75A4">
        <w:rPr>
          <w:lang w:eastAsia="ja-JP"/>
        </w:rPr>
        <w:t>」</w:t>
      </w:r>
      <w:r w:rsidRPr="00BB75A4">
        <w:rPr>
          <w:lang w:eastAsia="ja-JP"/>
        </w:rPr>
        <w:br/>
      </w:r>
      <w:r w:rsidRPr="00BB75A4">
        <w:rPr>
          <w:lang w:eastAsia="ja-JP"/>
        </w:rPr>
        <w:t xml:space="preserve">　「だが、それは今じゃない」</w:t>
      </w:r>
    </w:p>
    <w:p w14:paraId="4793E954" w14:textId="77777777" w:rsidR="00BB75A4" w:rsidRPr="00BB75A4" w:rsidRDefault="00BB75A4" w:rsidP="00BB75A4">
      <w:pPr>
        <w:rPr>
          <w:lang w:eastAsia="ja-JP"/>
        </w:rPr>
      </w:pPr>
      <w:r w:rsidRPr="00BB75A4">
        <w:rPr>
          <w:lang w:eastAsia="ja-JP"/>
        </w:rPr>
        <w:t xml:space="preserve">　クレイ＝グは、ネオンネビュラの大部分の電力をまかなっているものはダムによる発電だと補足する。</w:t>
      </w:r>
    </w:p>
    <w:p w14:paraId="106B1249" w14:textId="77777777" w:rsidR="00BB75A4" w:rsidRPr="00BB75A4" w:rsidRDefault="00BB75A4" w:rsidP="00BB75A4">
      <w:pPr>
        <w:rPr>
          <w:lang w:eastAsia="ja-JP"/>
        </w:rPr>
      </w:pPr>
      <w:r w:rsidRPr="00BB75A4">
        <w:rPr>
          <w:lang w:eastAsia="ja-JP"/>
        </w:rPr>
        <w:t xml:space="preserve">　「これまでと変わらない生活を送れば、いずれは賄えなくなり破滅する。しかし、私はここの住人たちがそうはならないと考えているよ。彼らならきっと、より良い未来を選択するだろう」</w:t>
      </w:r>
    </w:p>
    <w:p w14:paraId="76A93B08" w14:textId="77777777" w:rsidR="00BB75A4" w:rsidRPr="00BB75A4" w:rsidRDefault="00BB75A4" w:rsidP="00BB75A4">
      <w:pPr>
        <w:rPr>
          <w:lang w:eastAsia="ja-JP"/>
        </w:rPr>
      </w:pPr>
      <w:r w:rsidRPr="00BB75A4">
        <w:rPr>
          <w:lang w:eastAsia="ja-JP"/>
        </w:rPr>
        <w:t xml:space="preserve">　クレイ＝グは言葉を切り、浸食事象の対処に取りかかる。アストルもそれにならい、刀を抜くのだった。</w:t>
      </w:r>
    </w:p>
    <w:p w14:paraId="554A8ACE"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br/>
      </w:r>
      <w:r w:rsidRPr="00BB75A4">
        <w:rPr>
          <w:lang w:eastAsia="ja-JP"/>
        </w:rPr>
        <w:t xml:space="preserve">　</w:t>
      </w:r>
      <w:r w:rsidRPr="00BB75A4">
        <w:rPr>
          <w:lang w:eastAsia="ja-JP"/>
        </w:rPr>
        <w:t>――――</w:t>
      </w:r>
    </w:p>
    <w:p w14:paraId="27BBE611" w14:textId="77777777" w:rsidR="00BB75A4" w:rsidRPr="00BB75A4" w:rsidRDefault="00BB75A4" w:rsidP="00BB75A4">
      <w:pPr>
        <w:rPr>
          <w:lang w:eastAsia="ja-JP"/>
        </w:rPr>
      </w:pPr>
      <w:r w:rsidRPr="00BB75A4">
        <w:rPr>
          <w:lang w:eastAsia="ja-JP"/>
        </w:rPr>
        <w:t xml:space="preserve">　いずれここの存在に気づいた者がレムレースにたどり着けないよう処理を施したクレイ＝グは、新たな懸念事項についてアストルに尋ねる。</w:t>
      </w:r>
    </w:p>
    <w:p w14:paraId="6E75DCDC" w14:textId="77777777" w:rsidR="00BB75A4" w:rsidRPr="00BB75A4" w:rsidRDefault="00BB75A4" w:rsidP="00BB75A4">
      <w:pPr>
        <w:rPr>
          <w:lang w:eastAsia="ja-JP"/>
        </w:rPr>
      </w:pPr>
      <w:r w:rsidRPr="00BB75A4">
        <w:rPr>
          <w:lang w:eastAsia="ja-JP"/>
        </w:rPr>
        <w:t xml:space="preserve">　「彼の容態はどうだ？」</w:t>
      </w:r>
      <w:r w:rsidRPr="00BB75A4">
        <w:rPr>
          <w:lang w:eastAsia="ja-JP"/>
        </w:rPr>
        <w:br/>
      </w:r>
      <w:r w:rsidRPr="00BB75A4">
        <w:rPr>
          <w:lang w:eastAsia="ja-JP"/>
        </w:rPr>
        <w:t xml:space="preserve">　「ふてぶてしい奴ですよ。ずっと眠っています」</w:t>
      </w:r>
      <w:r w:rsidRPr="00BB75A4">
        <w:rPr>
          <w:lang w:eastAsia="ja-JP"/>
        </w:rPr>
        <w:br/>
      </w:r>
      <w:r w:rsidRPr="00BB75A4">
        <w:rPr>
          <w:lang w:eastAsia="ja-JP"/>
        </w:rPr>
        <w:t xml:space="preserve">　「そうか。では、そろそろ彼を起こすとしよう。役目を終えた今、我々にできる事はないからね」</w:t>
      </w:r>
    </w:p>
    <w:p w14:paraId="3AA6D716" w14:textId="77777777" w:rsidR="00BB75A4" w:rsidRPr="00BB75A4" w:rsidRDefault="00BB75A4" w:rsidP="00BB75A4">
      <w:pPr>
        <w:rPr>
          <w:lang w:eastAsia="ja-JP"/>
        </w:rPr>
      </w:pPr>
      <w:r w:rsidRPr="00BB75A4">
        <w:rPr>
          <w:lang w:eastAsia="ja-JP"/>
        </w:rPr>
        <w:t xml:space="preserve">　クレイ＝グとアストルは地下施設を離れ、眠りにつく彼</w:t>
      </w:r>
      <w:r w:rsidRPr="00BB75A4">
        <w:rPr>
          <w:lang w:eastAsia="ja-JP"/>
        </w:rPr>
        <w:t>――</w:t>
      </w:r>
      <w:r w:rsidRPr="00BB75A4">
        <w:rPr>
          <w:lang w:eastAsia="ja-JP"/>
        </w:rPr>
        <w:t>アンクが待つダムへと向かうのだった。</w:t>
      </w:r>
    </w:p>
    <w:p w14:paraId="2D9647E0" w14:textId="77777777" w:rsidR="00BB75A4" w:rsidRPr="00BB75A4" w:rsidRDefault="00BB75A4" w:rsidP="00BB75A4">
      <w:pPr>
        <w:rPr>
          <w:lang w:eastAsia="zh-CN"/>
        </w:rPr>
      </w:pPr>
      <w:r w:rsidRPr="00BB75A4">
        <w:rPr>
          <w:lang w:eastAsia="zh-CN"/>
        </w:rPr>
        <w:pict w14:anchorId="2D87C02D">
          <v:rect id="_x0000_i1135" style="width:0;height:.75pt" o:hralign="center" o:hrstd="t" o:hrnoshade="t" o:hr="t" fillcolor="#777" stroked="f"/>
        </w:pict>
      </w:r>
    </w:p>
    <w:p w14:paraId="795030E4" w14:textId="77777777" w:rsidR="00BB75A4" w:rsidRPr="00BB75A4" w:rsidRDefault="00BB75A4" w:rsidP="00BB75A4">
      <w:pPr>
        <w:rPr>
          <w:b/>
          <w:bCs/>
          <w:lang w:eastAsia="zh-CN"/>
        </w:rPr>
      </w:pPr>
      <w:r w:rsidRPr="00BB75A4">
        <w:rPr>
          <w:b/>
          <w:bCs/>
          <w:lang w:eastAsia="zh-CN"/>
        </w:rPr>
        <w:t> EPISODE6</w:t>
      </w:r>
      <w:r w:rsidRPr="00BB75A4">
        <w:rPr>
          <w:b/>
          <w:bCs/>
          <w:lang w:eastAsia="zh-CN"/>
        </w:rPr>
        <w:t xml:space="preserve">　低次元な争い</w:t>
      </w:r>
    </w:p>
    <w:p w14:paraId="147096D6" w14:textId="77777777" w:rsidR="00BB75A4" w:rsidRPr="00BB75A4" w:rsidRDefault="00BB75A4" w:rsidP="00BB75A4">
      <w:pPr>
        <w:rPr>
          <w:lang w:eastAsia="zh-CN"/>
        </w:rPr>
      </w:pPr>
      <w:r w:rsidRPr="00BB75A4">
        <w:rPr>
          <w:lang w:eastAsia="zh-CN"/>
        </w:rPr>
        <w:pict w14:anchorId="4BE4471A">
          <v:rect id="_x0000_i1136" style="width:0;height:.75pt" o:hralign="center" o:hrstd="t" o:hrnoshade="t" o:hr="t" fillcolor="#777" stroked="f"/>
        </w:pict>
      </w:r>
    </w:p>
    <w:p w14:paraId="3E575AE5" w14:textId="77777777" w:rsidR="00BB75A4" w:rsidRPr="00BB75A4" w:rsidRDefault="00BB75A4" w:rsidP="00BB75A4">
      <w:pPr>
        <w:rPr>
          <w:lang w:eastAsia="ja-JP"/>
        </w:rPr>
      </w:pPr>
      <w:r w:rsidRPr="00BB75A4">
        <w:rPr>
          <w:lang w:eastAsia="ja-JP"/>
        </w:rPr>
        <w:lastRenderedPageBreak/>
        <w:t xml:space="preserve">　</w:t>
      </w:r>
      <w:r w:rsidRPr="00BB75A4">
        <w:rPr>
          <w:lang w:eastAsia="ja-JP"/>
        </w:rPr>
        <w:t>――</w:t>
      </w:r>
      <w:r w:rsidRPr="00BB75A4">
        <w:rPr>
          <w:lang w:eastAsia="ja-JP"/>
        </w:rPr>
        <w:t>バシャァアンッ！！</w:t>
      </w:r>
    </w:p>
    <w:p w14:paraId="3846E426" w14:textId="77777777" w:rsidR="00BB75A4" w:rsidRPr="00BB75A4" w:rsidRDefault="00BB75A4" w:rsidP="00BB75A4">
      <w:pPr>
        <w:rPr>
          <w:lang w:eastAsia="ja-JP"/>
        </w:rPr>
      </w:pPr>
      <w:r w:rsidRPr="00BB75A4">
        <w:rPr>
          <w:lang w:eastAsia="ja-JP"/>
        </w:rPr>
        <w:t xml:space="preserve">　薄暗い室内に水が飛び散る音が響き、アンクは目を覚ました。</w:t>
      </w:r>
    </w:p>
    <w:p w14:paraId="12AB614C" w14:textId="77777777" w:rsidR="00BB75A4" w:rsidRPr="00BB75A4" w:rsidRDefault="00BB75A4" w:rsidP="00BB75A4">
      <w:pPr>
        <w:rPr>
          <w:lang w:eastAsia="ja-JP"/>
        </w:rPr>
      </w:pPr>
      <w:r w:rsidRPr="00BB75A4">
        <w:rPr>
          <w:lang w:eastAsia="ja-JP"/>
        </w:rPr>
        <w:t xml:space="preserve">　「ん</w:t>
      </w:r>
      <w:r w:rsidRPr="00BB75A4">
        <w:rPr>
          <w:lang w:eastAsia="ja-JP"/>
        </w:rPr>
        <w:t>……</w:t>
      </w:r>
      <w:r w:rsidRPr="00BB75A4">
        <w:rPr>
          <w:lang w:eastAsia="ja-JP"/>
        </w:rPr>
        <w:t>げほッ</w:t>
      </w:r>
      <w:r w:rsidRPr="00BB75A4">
        <w:rPr>
          <w:lang w:eastAsia="ja-JP"/>
        </w:rPr>
        <w:t>……</w:t>
      </w:r>
      <w:r w:rsidRPr="00BB75A4">
        <w:rPr>
          <w:lang w:eastAsia="ja-JP"/>
        </w:rPr>
        <w:t>プヘッ</w:t>
      </w:r>
      <w:r w:rsidRPr="00BB75A4">
        <w:rPr>
          <w:lang w:eastAsia="ja-JP"/>
        </w:rPr>
        <w:t>……</w:t>
      </w:r>
      <w:r w:rsidRPr="00BB75A4">
        <w:rPr>
          <w:lang w:eastAsia="ja-JP"/>
        </w:rPr>
        <w:t>プヘッ！」</w:t>
      </w:r>
    </w:p>
    <w:p w14:paraId="53C04BC4" w14:textId="77777777" w:rsidR="00BB75A4" w:rsidRPr="00BB75A4" w:rsidRDefault="00BB75A4" w:rsidP="00BB75A4">
      <w:pPr>
        <w:rPr>
          <w:lang w:eastAsia="ja-JP"/>
        </w:rPr>
      </w:pPr>
      <w:r w:rsidRPr="00BB75A4">
        <w:rPr>
          <w:lang w:eastAsia="ja-JP"/>
        </w:rPr>
        <w:t xml:space="preserve">　全身に寒気を感じながら慌てて状況を確認する。</w:t>
      </w:r>
      <w:r w:rsidRPr="00BB75A4">
        <w:rPr>
          <w:lang w:eastAsia="ja-JP"/>
        </w:rPr>
        <w:br/>
      </w:r>
      <w:r w:rsidRPr="00BB75A4">
        <w:rPr>
          <w:lang w:eastAsia="ja-JP"/>
        </w:rPr>
        <w:t xml:space="preserve">　前髪から滴り落ちる水が邪魔だった。アンクは髪を後ろに流そうとして、そこでようやく自分が椅子に縛りつけられている事に気づく。</w:t>
      </w:r>
    </w:p>
    <w:p w14:paraId="13279006" w14:textId="77777777" w:rsidR="00BB75A4" w:rsidRPr="00BB75A4" w:rsidRDefault="00BB75A4" w:rsidP="00BB75A4">
      <w:pPr>
        <w:rPr>
          <w:lang w:eastAsia="ja-JP"/>
        </w:rPr>
      </w:pPr>
      <w:r w:rsidRPr="00BB75A4">
        <w:rPr>
          <w:lang w:eastAsia="ja-JP"/>
        </w:rPr>
        <w:t xml:space="preserve">　「おい、どういう事だ！？</w:t>
      </w:r>
      <w:r w:rsidRPr="00BB75A4">
        <w:rPr>
          <w:lang w:eastAsia="ja-JP"/>
        </w:rPr>
        <w:t xml:space="preserve"> </w:t>
      </w:r>
      <w:r w:rsidRPr="00BB75A4">
        <w:rPr>
          <w:lang w:eastAsia="ja-JP"/>
        </w:rPr>
        <w:t>ラヴィーナ！</w:t>
      </w:r>
      <w:r w:rsidRPr="00BB75A4">
        <w:rPr>
          <w:lang w:eastAsia="ja-JP"/>
        </w:rPr>
        <w:t xml:space="preserve"> </w:t>
      </w:r>
      <w:r w:rsidRPr="00BB75A4">
        <w:rPr>
          <w:lang w:eastAsia="ja-JP"/>
        </w:rPr>
        <w:t>てめえの仕業か！？」</w:t>
      </w:r>
      <w:r w:rsidRPr="00BB75A4">
        <w:rPr>
          <w:lang w:eastAsia="ja-JP"/>
        </w:rPr>
        <w:br/>
      </w:r>
      <w:r w:rsidRPr="00BB75A4">
        <w:rPr>
          <w:lang w:eastAsia="ja-JP"/>
        </w:rPr>
        <w:t xml:space="preserve">　「ようやく起きたか、マヌケ」</w:t>
      </w:r>
    </w:p>
    <w:p w14:paraId="6FCCE648" w14:textId="77777777" w:rsidR="00BB75A4" w:rsidRPr="00BB75A4" w:rsidRDefault="00BB75A4" w:rsidP="00BB75A4">
      <w:pPr>
        <w:rPr>
          <w:lang w:eastAsia="ja-JP"/>
        </w:rPr>
      </w:pPr>
      <w:r w:rsidRPr="00BB75A4">
        <w:rPr>
          <w:lang w:eastAsia="ja-JP"/>
        </w:rPr>
        <w:t xml:space="preserve">　室内の温度に負けないくらい冷徹な声が響いた。</w:t>
      </w:r>
      <w:r w:rsidRPr="00BB75A4">
        <w:rPr>
          <w:lang w:eastAsia="ja-JP"/>
        </w:rPr>
        <w:br/>
      </w:r>
      <w:r w:rsidRPr="00BB75A4">
        <w:rPr>
          <w:lang w:eastAsia="ja-JP"/>
        </w:rPr>
        <w:t xml:space="preserve">　子気味良く床を叩く音がしたかと思えば、アンクの前に白に近い灰色のジャケットに赤いボディスーツを着用する妙齢の女</w:t>
      </w:r>
      <w:r w:rsidRPr="00BB75A4">
        <w:rPr>
          <w:lang w:eastAsia="ja-JP"/>
        </w:rPr>
        <w:t>――</w:t>
      </w:r>
      <w:r w:rsidRPr="00BB75A4">
        <w:rPr>
          <w:lang w:eastAsia="ja-JP"/>
        </w:rPr>
        <w:t>アストルが現れた。</w:t>
      </w:r>
      <w:r w:rsidRPr="00BB75A4">
        <w:rPr>
          <w:lang w:eastAsia="ja-JP"/>
        </w:rPr>
        <w:br/>
      </w:r>
      <w:r w:rsidRPr="00BB75A4">
        <w:rPr>
          <w:lang w:eastAsia="ja-JP"/>
        </w:rPr>
        <w:t xml:space="preserve">　凹凸の強い女性的なボディラインを見て、アンクがからかうように口笛を鳴らす。</w:t>
      </w:r>
    </w:p>
    <w:p w14:paraId="22AB4986" w14:textId="77777777" w:rsidR="00BB75A4" w:rsidRPr="00BB75A4" w:rsidRDefault="00BB75A4" w:rsidP="00BB75A4">
      <w:pPr>
        <w:rPr>
          <w:lang w:eastAsia="ja-JP"/>
        </w:rPr>
      </w:pPr>
      <w:r w:rsidRPr="00BB75A4">
        <w:rPr>
          <w:lang w:eastAsia="ja-JP"/>
        </w:rPr>
        <w:t xml:space="preserve">　「きつく縛りやがって。これ、もしかしてお前の</w:t>
      </w:r>
      <w:r w:rsidRPr="00BB75A4">
        <w:rPr>
          <w:lang w:eastAsia="ja-JP"/>
        </w:rPr>
        <w:t>“</w:t>
      </w:r>
      <w:r w:rsidRPr="00BB75A4">
        <w:rPr>
          <w:lang w:eastAsia="ja-JP"/>
        </w:rPr>
        <w:t>趣味</w:t>
      </w:r>
      <w:r w:rsidRPr="00BB75A4">
        <w:rPr>
          <w:lang w:eastAsia="ja-JP"/>
        </w:rPr>
        <w:t>”</w:t>
      </w:r>
      <w:r w:rsidRPr="00BB75A4">
        <w:rPr>
          <w:lang w:eastAsia="ja-JP"/>
        </w:rPr>
        <w:t>かァ？</w:t>
      </w:r>
      <w:r w:rsidRPr="00BB75A4">
        <w:rPr>
          <w:lang w:eastAsia="ja-JP"/>
        </w:rPr>
        <w:t xml:space="preserve"> </w:t>
      </w:r>
      <w:r w:rsidRPr="00BB75A4">
        <w:rPr>
          <w:lang w:eastAsia="ja-JP"/>
        </w:rPr>
        <w:t>ギャハハハ！」</w:t>
      </w:r>
      <w:r w:rsidRPr="00BB75A4">
        <w:rPr>
          <w:lang w:eastAsia="ja-JP"/>
        </w:rPr>
        <w:br/>
      </w:r>
      <w:r w:rsidRPr="00BB75A4">
        <w:rPr>
          <w:lang w:eastAsia="ja-JP"/>
        </w:rPr>
        <w:t xml:space="preserve">　「黙れ」</w:t>
      </w:r>
      <w:r w:rsidRPr="00BB75A4">
        <w:rPr>
          <w:lang w:eastAsia="ja-JP"/>
        </w:rPr>
        <w:br/>
      </w:r>
      <w:r w:rsidRPr="00BB75A4">
        <w:rPr>
          <w:lang w:eastAsia="ja-JP"/>
        </w:rPr>
        <w:t xml:space="preserve">　「ハッ、どこの誰だか知らねえが、この俺に拷問するっていうなら覚悟しとけよ？</w:t>
      </w:r>
      <w:r w:rsidRPr="00BB75A4">
        <w:rPr>
          <w:lang w:eastAsia="ja-JP"/>
        </w:rPr>
        <w:t xml:space="preserve"> </w:t>
      </w:r>
      <w:r w:rsidRPr="00BB75A4">
        <w:rPr>
          <w:lang w:eastAsia="ja-JP"/>
        </w:rPr>
        <w:t>てめぇが先に仕掛けたんだからなァ！」</w:t>
      </w:r>
    </w:p>
    <w:p w14:paraId="20306CC7" w14:textId="77777777" w:rsidR="00BB75A4" w:rsidRPr="00BB75A4" w:rsidRDefault="00BB75A4" w:rsidP="00BB75A4">
      <w:pPr>
        <w:rPr>
          <w:lang w:eastAsia="ja-JP"/>
        </w:rPr>
      </w:pPr>
      <w:r w:rsidRPr="00BB75A4">
        <w:rPr>
          <w:lang w:eastAsia="ja-JP"/>
        </w:rPr>
        <w:t xml:space="preserve">　部屋にアンクの大声が反響し、アストルはわずかに顔をしかめた。</w:t>
      </w:r>
    </w:p>
    <w:p w14:paraId="7CC9D2A0"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まったく、手足を縛られているのに威勢だけは良い奴だな」</w:t>
      </w:r>
      <w:r w:rsidRPr="00BB75A4">
        <w:rPr>
          <w:lang w:eastAsia="ja-JP"/>
        </w:rPr>
        <w:br/>
      </w:r>
      <w:r w:rsidRPr="00BB75A4">
        <w:rPr>
          <w:lang w:eastAsia="ja-JP"/>
        </w:rPr>
        <w:t xml:space="preserve">　「お前</w:t>
      </w:r>
      <w:r w:rsidRPr="00BB75A4">
        <w:rPr>
          <w:lang w:eastAsia="ja-JP"/>
        </w:rPr>
        <w:t>……</w:t>
      </w:r>
      <w:r w:rsidRPr="00BB75A4">
        <w:rPr>
          <w:lang w:eastAsia="ja-JP"/>
        </w:rPr>
        <w:t>俺が何もできないと思ってんだろ？」</w:t>
      </w:r>
      <w:r w:rsidRPr="00BB75A4">
        <w:rPr>
          <w:lang w:eastAsia="ja-JP"/>
        </w:rPr>
        <w:br/>
      </w:r>
      <w:r w:rsidRPr="00BB75A4">
        <w:rPr>
          <w:lang w:eastAsia="ja-JP"/>
        </w:rPr>
        <w:t xml:space="preserve">　「フ、違うのか？」</w:t>
      </w:r>
    </w:p>
    <w:p w14:paraId="65A23723" w14:textId="77777777" w:rsidR="00BB75A4" w:rsidRPr="00BB75A4" w:rsidRDefault="00BB75A4" w:rsidP="00BB75A4">
      <w:pPr>
        <w:rPr>
          <w:lang w:eastAsia="ja-JP"/>
        </w:rPr>
      </w:pPr>
      <w:r w:rsidRPr="00BB75A4">
        <w:rPr>
          <w:lang w:eastAsia="ja-JP"/>
        </w:rPr>
        <w:t xml:space="preserve">　鼻で笑われた事に腹が立ったアンクは、手に食いこむワイヤーの痛みに抗いながら、アストルの左腕に照準を合わせる。</w:t>
      </w:r>
    </w:p>
    <w:p w14:paraId="1B2A3307" w14:textId="77777777" w:rsidR="00BB75A4" w:rsidRPr="00BB75A4" w:rsidRDefault="00BB75A4" w:rsidP="00BB75A4">
      <w:pPr>
        <w:rPr>
          <w:lang w:eastAsia="ja-JP"/>
        </w:rPr>
      </w:pPr>
      <w:r w:rsidRPr="00BB75A4">
        <w:rPr>
          <w:lang w:eastAsia="ja-JP"/>
        </w:rPr>
        <w:t xml:space="preserve">　「捻じ曲がれ！」</w:t>
      </w:r>
    </w:p>
    <w:p w14:paraId="3CF449F1"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パチンッ！</w:t>
      </w:r>
    </w:p>
    <w:p w14:paraId="02C57773" w14:textId="77777777" w:rsidR="00BB75A4" w:rsidRPr="00BB75A4" w:rsidRDefault="00BB75A4" w:rsidP="00BB75A4">
      <w:pPr>
        <w:rPr>
          <w:lang w:eastAsia="ja-JP"/>
        </w:rPr>
      </w:pPr>
      <w:r w:rsidRPr="00BB75A4">
        <w:rPr>
          <w:lang w:eastAsia="ja-JP"/>
        </w:rPr>
        <w:t xml:space="preserve">　と、アンクが指を弾いた途端、アストルが着ているジャケットの袖が捻じれた、だけだった。</w:t>
      </w:r>
    </w:p>
    <w:p w14:paraId="6C842288"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は？」</w:t>
      </w:r>
    </w:p>
    <w:p w14:paraId="242DBE9C" w14:textId="77777777" w:rsidR="00BB75A4" w:rsidRPr="00BB75A4" w:rsidRDefault="00BB75A4" w:rsidP="00BB75A4">
      <w:pPr>
        <w:rPr>
          <w:lang w:eastAsia="ja-JP"/>
        </w:rPr>
      </w:pPr>
      <w:r w:rsidRPr="00BB75A4">
        <w:rPr>
          <w:lang w:eastAsia="ja-JP"/>
        </w:rPr>
        <w:t xml:space="preserve">　彼女の手は無傷で、何もなかったかのように手の調子を確かめている。</w:t>
      </w:r>
    </w:p>
    <w:p w14:paraId="09F6332D" w14:textId="77777777" w:rsidR="00BB75A4" w:rsidRPr="00BB75A4" w:rsidRDefault="00BB75A4" w:rsidP="00BB75A4">
      <w:pPr>
        <w:rPr>
          <w:lang w:eastAsia="ja-JP"/>
        </w:rPr>
      </w:pPr>
      <w:r w:rsidRPr="00BB75A4">
        <w:rPr>
          <w:lang w:eastAsia="ja-JP"/>
        </w:rPr>
        <w:t xml:space="preserve">　「今、何かしたのか？」</w:t>
      </w:r>
      <w:r w:rsidRPr="00BB75A4">
        <w:rPr>
          <w:lang w:eastAsia="ja-JP"/>
        </w:rPr>
        <w:br/>
      </w:r>
      <w:r w:rsidRPr="00BB75A4">
        <w:rPr>
          <w:lang w:eastAsia="ja-JP"/>
        </w:rPr>
        <w:t xml:space="preserve">　「ふざけろッ！</w:t>
      </w:r>
      <w:r w:rsidRPr="00BB75A4">
        <w:rPr>
          <w:lang w:eastAsia="ja-JP"/>
        </w:rPr>
        <w:t xml:space="preserve"> </w:t>
      </w:r>
      <w:r w:rsidRPr="00BB75A4">
        <w:rPr>
          <w:lang w:eastAsia="ja-JP"/>
        </w:rPr>
        <w:t>捻じ曲がれよッ！」</w:t>
      </w:r>
    </w:p>
    <w:p w14:paraId="45160A48" w14:textId="77777777" w:rsidR="00BB75A4" w:rsidRPr="00BB75A4" w:rsidRDefault="00BB75A4" w:rsidP="00BB75A4">
      <w:pPr>
        <w:rPr>
          <w:lang w:eastAsia="ja-JP"/>
        </w:rPr>
      </w:pPr>
      <w:r w:rsidRPr="00BB75A4">
        <w:rPr>
          <w:lang w:eastAsia="ja-JP"/>
        </w:rPr>
        <w:t xml:space="preserve">　今度はさっきよりも力をこめてアストルの首目掛けて力を放つ。だが、何も起こらなかった。</w:t>
      </w:r>
      <w:r w:rsidRPr="00BB75A4">
        <w:rPr>
          <w:lang w:eastAsia="ja-JP"/>
        </w:rPr>
        <w:br/>
      </w:r>
      <w:r w:rsidRPr="00BB75A4">
        <w:rPr>
          <w:lang w:eastAsia="ja-JP"/>
        </w:rPr>
        <w:t xml:space="preserve">　彼女は、真正面からアンクの力を受けきってみせたのだ。</w:t>
      </w:r>
    </w:p>
    <w:p w14:paraId="79954A30" w14:textId="77777777" w:rsidR="00BB75A4" w:rsidRPr="00BB75A4" w:rsidRDefault="00BB75A4" w:rsidP="00BB75A4">
      <w:pPr>
        <w:rPr>
          <w:lang w:eastAsia="ja-JP"/>
        </w:rPr>
      </w:pPr>
      <w:r w:rsidRPr="00BB75A4">
        <w:rPr>
          <w:lang w:eastAsia="ja-JP"/>
        </w:rPr>
        <w:t xml:space="preserve">　「バカな</w:t>
      </w:r>
      <w:r w:rsidRPr="00BB75A4">
        <w:rPr>
          <w:lang w:eastAsia="ja-JP"/>
        </w:rPr>
        <w:t>……</w:t>
      </w:r>
      <w:r w:rsidRPr="00BB75A4">
        <w:rPr>
          <w:lang w:eastAsia="ja-JP"/>
        </w:rPr>
        <w:t>ありえねぇ</w:t>
      </w:r>
      <w:r w:rsidRPr="00BB75A4">
        <w:rPr>
          <w:lang w:eastAsia="ja-JP"/>
        </w:rPr>
        <w:t>……</w:t>
      </w:r>
      <w:r w:rsidRPr="00BB75A4">
        <w:rPr>
          <w:lang w:eastAsia="ja-JP"/>
        </w:rPr>
        <w:t>」</w:t>
      </w:r>
    </w:p>
    <w:p w14:paraId="6F4C1210" w14:textId="77777777" w:rsidR="00BB75A4" w:rsidRPr="00BB75A4" w:rsidRDefault="00BB75A4" w:rsidP="00BB75A4">
      <w:pPr>
        <w:rPr>
          <w:lang w:eastAsia="ja-JP"/>
        </w:rPr>
      </w:pPr>
      <w:r w:rsidRPr="00BB75A4">
        <w:rPr>
          <w:lang w:eastAsia="ja-JP"/>
        </w:rPr>
        <w:t xml:space="preserve">　こんな相手は、初めてだった。得体の知れなさに触れて、アンクは思わず顔を引きつらせてしまう。</w:t>
      </w:r>
    </w:p>
    <w:p w14:paraId="545DEF1D" w14:textId="77777777" w:rsidR="00BB75A4" w:rsidRPr="00BB75A4" w:rsidRDefault="00BB75A4" w:rsidP="00BB75A4">
      <w:pPr>
        <w:rPr>
          <w:lang w:eastAsia="ja-JP"/>
        </w:rPr>
      </w:pPr>
      <w:r w:rsidRPr="00BB75A4">
        <w:rPr>
          <w:lang w:eastAsia="ja-JP"/>
        </w:rPr>
        <w:t xml:space="preserve">　「お前、薄っぺらいな」</w:t>
      </w:r>
    </w:p>
    <w:p w14:paraId="32AB1CC1" w14:textId="77777777" w:rsidR="00BB75A4" w:rsidRPr="00BB75A4" w:rsidRDefault="00BB75A4" w:rsidP="00BB75A4">
      <w:pPr>
        <w:rPr>
          <w:lang w:eastAsia="ja-JP"/>
        </w:rPr>
      </w:pPr>
      <w:r w:rsidRPr="00BB75A4">
        <w:rPr>
          <w:lang w:eastAsia="ja-JP"/>
        </w:rPr>
        <w:lastRenderedPageBreak/>
        <w:t xml:space="preserve">　アストルが初めて鉄面皮のような顔を大きく崩す。</w:t>
      </w:r>
      <w:r w:rsidRPr="00BB75A4">
        <w:rPr>
          <w:lang w:eastAsia="ja-JP"/>
        </w:rPr>
        <w:br/>
      </w:r>
      <w:r w:rsidRPr="00BB75A4">
        <w:rPr>
          <w:lang w:eastAsia="ja-JP"/>
        </w:rPr>
        <w:t xml:space="preserve">　そこにこめられた感情は、</w:t>
      </w:r>
      <w:r w:rsidRPr="00BB75A4">
        <w:rPr>
          <w:lang w:eastAsia="ja-JP"/>
        </w:rPr>
        <w:t>“</w:t>
      </w:r>
      <w:r w:rsidRPr="00BB75A4">
        <w:rPr>
          <w:lang w:eastAsia="ja-JP"/>
        </w:rPr>
        <w:t>憐れみ</w:t>
      </w:r>
      <w:r w:rsidRPr="00BB75A4">
        <w:rPr>
          <w:lang w:eastAsia="ja-JP"/>
        </w:rPr>
        <w:t>”</w:t>
      </w:r>
      <w:r w:rsidRPr="00BB75A4">
        <w:rPr>
          <w:lang w:eastAsia="ja-JP"/>
        </w:rPr>
        <w:t>だった。</w:t>
      </w:r>
    </w:p>
    <w:p w14:paraId="697ADD32" w14:textId="77777777" w:rsidR="00BB75A4" w:rsidRPr="00BB75A4" w:rsidRDefault="00BB75A4" w:rsidP="00BB75A4">
      <w:pPr>
        <w:rPr>
          <w:lang w:eastAsia="ja-JP"/>
        </w:rPr>
      </w:pPr>
      <w:r w:rsidRPr="00BB75A4">
        <w:rPr>
          <w:lang w:eastAsia="ja-JP"/>
        </w:rPr>
        <w:t xml:space="preserve">　「虚勢を張れば、相手が大人しくなるとでも思ってるのか？</w:t>
      </w:r>
      <w:r w:rsidRPr="00BB75A4">
        <w:rPr>
          <w:lang w:eastAsia="ja-JP"/>
        </w:rPr>
        <w:t xml:space="preserve"> </w:t>
      </w:r>
      <w:r w:rsidRPr="00BB75A4">
        <w:rPr>
          <w:lang w:eastAsia="ja-JP"/>
        </w:rPr>
        <w:t>そんなものは相手が自分よりも下の人間にしか通用しない」</w:t>
      </w:r>
      <w:r w:rsidRPr="00BB75A4">
        <w:rPr>
          <w:lang w:eastAsia="ja-JP"/>
        </w:rPr>
        <w:br/>
      </w:r>
      <w:r w:rsidRPr="00BB75A4">
        <w:rPr>
          <w:lang w:eastAsia="ja-JP"/>
        </w:rPr>
        <w:t xml:space="preserve">　「うるせえッ！」</w:t>
      </w:r>
    </w:p>
    <w:p w14:paraId="2984B323" w14:textId="77777777" w:rsidR="00BB75A4" w:rsidRPr="00BB75A4" w:rsidRDefault="00BB75A4" w:rsidP="00BB75A4">
      <w:pPr>
        <w:rPr>
          <w:lang w:eastAsia="ja-JP"/>
        </w:rPr>
      </w:pPr>
      <w:r w:rsidRPr="00BB75A4">
        <w:rPr>
          <w:lang w:eastAsia="ja-JP"/>
        </w:rPr>
        <w:t xml:space="preserve">　アンクは、それでも叫ばざるを得なかった。</w:t>
      </w:r>
      <w:r w:rsidRPr="00BB75A4">
        <w:rPr>
          <w:lang w:eastAsia="ja-JP"/>
        </w:rPr>
        <w:br/>
      </w:r>
      <w:r w:rsidRPr="00BB75A4">
        <w:rPr>
          <w:lang w:eastAsia="ja-JP"/>
        </w:rPr>
        <w:t xml:space="preserve">　身体を縛られ、頼みの力まで通用せず。強がって自分を大きく見せる以外に何もできないのだ。</w:t>
      </w:r>
    </w:p>
    <w:p w14:paraId="62D915BD" w14:textId="77777777" w:rsidR="00BB75A4" w:rsidRPr="00BB75A4" w:rsidRDefault="00BB75A4" w:rsidP="00BB75A4">
      <w:pPr>
        <w:rPr>
          <w:lang w:eastAsia="ja-JP"/>
        </w:rPr>
      </w:pPr>
      <w:r w:rsidRPr="00BB75A4">
        <w:rPr>
          <w:lang w:eastAsia="ja-JP"/>
        </w:rPr>
        <w:t xml:space="preserve">　「まったく</w:t>
      </w:r>
      <w:r w:rsidRPr="00BB75A4">
        <w:rPr>
          <w:lang w:eastAsia="ja-JP"/>
        </w:rPr>
        <w:t>……</w:t>
      </w:r>
      <w:r w:rsidRPr="00BB75A4">
        <w:rPr>
          <w:lang w:eastAsia="ja-JP"/>
        </w:rPr>
        <w:t>いい加減、大人しくしろ。お前を助ける者はいないし、私を傷つける事もできないのだからな」</w:t>
      </w:r>
      <w:r w:rsidRPr="00BB75A4">
        <w:rPr>
          <w:lang w:eastAsia="ja-JP"/>
        </w:rPr>
        <w:br/>
      </w:r>
      <w:r w:rsidRPr="00BB75A4">
        <w:rPr>
          <w:lang w:eastAsia="ja-JP"/>
        </w:rPr>
        <w:t xml:space="preserve">　「ハ</w:t>
      </w:r>
      <w:r w:rsidRPr="00BB75A4">
        <w:rPr>
          <w:lang w:eastAsia="ja-JP"/>
        </w:rPr>
        <w:t>……</w:t>
      </w:r>
      <w:r w:rsidRPr="00BB75A4">
        <w:rPr>
          <w:lang w:eastAsia="ja-JP"/>
        </w:rPr>
        <w:t>そうか、よォ！」</w:t>
      </w:r>
    </w:p>
    <w:p w14:paraId="3D23CD33" w14:textId="77777777" w:rsidR="00BB75A4" w:rsidRPr="00BB75A4" w:rsidRDefault="00BB75A4" w:rsidP="00BB75A4">
      <w:pPr>
        <w:rPr>
          <w:lang w:eastAsia="ja-JP"/>
        </w:rPr>
      </w:pPr>
      <w:r w:rsidRPr="00BB75A4">
        <w:rPr>
          <w:lang w:eastAsia="ja-JP"/>
        </w:rPr>
        <w:t xml:space="preserve">　べちゃ。と間抜けな音がした。</w:t>
      </w:r>
      <w:r w:rsidRPr="00BB75A4">
        <w:rPr>
          <w:lang w:eastAsia="ja-JP"/>
        </w:rPr>
        <w:br/>
      </w:r>
      <w:r w:rsidRPr="00BB75A4">
        <w:rPr>
          <w:lang w:eastAsia="ja-JP"/>
        </w:rPr>
        <w:t xml:space="preserve">　アンクはアストルの鼻から唇にかけて、口の中に含んでいた血液混じりのツバを吐きつけたのだ。</w:t>
      </w:r>
    </w:p>
    <w:p w14:paraId="2183F9B1" w14:textId="77777777" w:rsidR="00BB75A4" w:rsidRPr="00BB75A4" w:rsidRDefault="00BB75A4" w:rsidP="00BB75A4">
      <w:pPr>
        <w:rPr>
          <w:lang w:eastAsia="ja-JP"/>
        </w:rPr>
      </w:pPr>
      <w:r w:rsidRPr="00BB75A4">
        <w:rPr>
          <w:lang w:eastAsia="ja-JP"/>
        </w:rPr>
        <w:t xml:space="preserve">　「綺麗になったじゃねぇか！</w:t>
      </w:r>
      <w:r w:rsidRPr="00BB75A4">
        <w:rPr>
          <w:lang w:eastAsia="ja-JP"/>
        </w:rPr>
        <w:t xml:space="preserve"> </w:t>
      </w:r>
      <w:r w:rsidRPr="00BB75A4">
        <w:rPr>
          <w:lang w:eastAsia="ja-JP"/>
        </w:rPr>
        <w:t>ギャッハッハ</w:t>
      </w:r>
      <w:r w:rsidRPr="00BB75A4">
        <w:rPr>
          <w:lang w:eastAsia="ja-JP"/>
        </w:rPr>
        <w:t>――</w:t>
      </w:r>
      <w:r w:rsidRPr="00BB75A4">
        <w:rPr>
          <w:lang w:eastAsia="ja-JP"/>
        </w:rPr>
        <w:t>」</w:t>
      </w:r>
    </w:p>
    <w:p w14:paraId="5F0EBECF" w14:textId="77777777" w:rsidR="00BB75A4" w:rsidRPr="00BB75A4" w:rsidRDefault="00BB75A4" w:rsidP="00BB75A4">
      <w:pPr>
        <w:rPr>
          <w:lang w:eastAsia="ja-JP"/>
        </w:rPr>
      </w:pPr>
      <w:r w:rsidRPr="00BB75A4">
        <w:rPr>
          <w:lang w:eastAsia="ja-JP"/>
        </w:rPr>
        <w:t xml:space="preserve">　バキィ！</w:t>
      </w:r>
      <w:r w:rsidRPr="00BB75A4">
        <w:rPr>
          <w:lang w:eastAsia="ja-JP"/>
        </w:rPr>
        <w:t xml:space="preserve"> </w:t>
      </w:r>
      <w:r w:rsidRPr="00BB75A4">
        <w:rPr>
          <w:lang w:eastAsia="ja-JP"/>
        </w:rPr>
        <w:t>と派手な音を立ててアンクは椅子ごと殴り飛ばされた。</w:t>
      </w:r>
      <w:r w:rsidRPr="00BB75A4">
        <w:rPr>
          <w:lang w:eastAsia="ja-JP"/>
        </w:rPr>
        <w:br/>
      </w:r>
      <w:r w:rsidRPr="00BB75A4">
        <w:rPr>
          <w:lang w:eastAsia="ja-JP"/>
        </w:rPr>
        <w:t xml:space="preserve">　椅子ごと二回転して床に転がったアンクは、突然の痛みにもがき苦しんでいて、喋る気力すらないようだ。</w:t>
      </w:r>
      <w:r w:rsidRPr="00BB75A4">
        <w:rPr>
          <w:lang w:eastAsia="ja-JP"/>
        </w:rPr>
        <w:br/>
      </w:r>
      <w:r w:rsidRPr="00BB75A4">
        <w:rPr>
          <w:lang w:eastAsia="ja-JP"/>
        </w:rPr>
        <w:t xml:space="preserve">　肩を怒らせながらアンクの下へと向かうアストルに、その様子を黙って背後で見ていたクレイ＝グが呼び止めた。</w:t>
      </w:r>
    </w:p>
    <w:p w14:paraId="53BAFE4A" w14:textId="77777777" w:rsidR="00BB75A4" w:rsidRPr="00BB75A4" w:rsidRDefault="00BB75A4" w:rsidP="00BB75A4">
      <w:pPr>
        <w:rPr>
          <w:lang w:eastAsia="ja-JP"/>
        </w:rPr>
      </w:pPr>
      <w:r w:rsidRPr="00BB75A4">
        <w:rPr>
          <w:lang w:eastAsia="ja-JP"/>
        </w:rPr>
        <w:t xml:space="preserve">　「止めたまえアストル君。</w:t>
      </w:r>
      <w:r w:rsidRPr="00BB75A4">
        <w:rPr>
          <w:lang w:eastAsia="ja-JP"/>
        </w:rPr>
        <w:t>“</w:t>
      </w:r>
      <w:r w:rsidRPr="00BB75A4">
        <w:rPr>
          <w:lang w:eastAsia="ja-JP"/>
        </w:rPr>
        <w:t>頑丈</w:t>
      </w:r>
      <w:r w:rsidRPr="00BB75A4">
        <w:rPr>
          <w:lang w:eastAsia="ja-JP"/>
        </w:rPr>
        <w:t>”</w:t>
      </w:r>
      <w:r w:rsidRPr="00BB75A4">
        <w:rPr>
          <w:lang w:eastAsia="ja-JP"/>
        </w:rPr>
        <w:t>な君が殴れば人間は簡単に死んでしまうぞ？」</w:t>
      </w:r>
      <w:r w:rsidRPr="00BB75A4">
        <w:rPr>
          <w:lang w:eastAsia="ja-JP"/>
        </w:rPr>
        <w:br/>
      </w:r>
      <w:r w:rsidRPr="00BB75A4">
        <w:rPr>
          <w:lang w:eastAsia="ja-JP"/>
        </w:rPr>
        <w:t xml:space="preserve">　「殺しはしません。これは躾です」</w:t>
      </w:r>
      <w:r w:rsidRPr="00BB75A4">
        <w:rPr>
          <w:lang w:eastAsia="ja-JP"/>
        </w:rPr>
        <w:br/>
      </w:r>
      <w:r w:rsidRPr="00BB75A4">
        <w:rPr>
          <w:lang w:eastAsia="ja-JP"/>
        </w:rPr>
        <w:t xml:space="preserve">　「</w:t>
      </w:r>
      <w:r w:rsidRPr="00BB75A4">
        <w:rPr>
          <w:lang w:eastAsia="ja-JP"/>
        </w:rPr>
        <w:t>……</w:t>
      </w:r>
      <w:r w:rsidRPr="00BB75A4">
        <w:rPr>
          <w:lang w:eastAsia="ja-JP"/>
        </w:rPr>
        <w:t>やれやれ。その様子では君は気づいていないようだね。彼の挑発に乗った時点で、君は自ら彼と同じ場所に降りたという事に」</w:t>
      </w:r>
      <w:r w:rsidRPr="00BB75A4">
        <w:rPr>
          <w:lang w:eastAsia="ja-JP"/>
        </w:rPr>
        <w:br/>
      </w:r>
      <w:r w:rsidRPr="00BB75A4">
        <w:rPr>
          <w:lang w:eastAsia="ja-JP"/>
        </w:rPr>
        <w:t xml:space="preserve">　「</w:t>
      </w:r>
      <w:r w:rsidRPr="00BB75A4">
        <w:rPr>
          <w:lang w:eastAsia="ja-JP"/>
        </w:rPr>
        <w:t>……</w:t>
      </w:r>
      <w:r w:rsidRPr="00BB75A4">
        <w:rPr>
          <w:lang w:eastAsia="ja-JP"/>
        </w:rPr>
        <w:t>っ！」</w:t>
      </w:r>
    </w:p>
    <w:p w14:paraId="47BA36B9" w14:textId="77777777" w:rsidR="00BB75A4" w:rsidRPr="00BB75A4" w:rsidRDefault="00BB75A4" w:rsidP="00BB75A4">
      <w:pPr>
        <w:rPr>
          <w:lang w:eastAsia="ja-JP"/>
        </w:rPr>
      </w:pPr>
      <w:r w:rsidRPr="00BB75A4">
        <w:rPr>
          <w:lang w:eastAsia="ja-JP"/>
        </w:rPr>
        <w:t xml:space="preserve">　アストルは目一杯に目を見開くと、悲鳴にも似た声を上げる。</w:t>
      </w:r>
      <w:r w:rsidRPr="00BB75A4">
        <w:rPr>
          <w:lang w:eastAsia="ja-JP"/>
        </w:rPr>
        <w:br/>
      </w:r>
      <w:r w:rsidRPr="00BB75A4">
        <w:rPr>
          <w:lang w:eastAsia="ja-JP"/>
        </w:rPr>
        <w:t xml:space="preserve">　続けて、小さく咳払いすると、何もなかったかのようにアンクの椅子を起こし、クレイ＝グの後ろまで下がった。</w:t>
      </w:r>
    </w:p>
    <w:p w14:paraId="4DD228E1"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この、クソ、鋼鉄っ、女</w:t>
      </w:r>
      <w:r w:rsidRPr="00BB75A4">
        <w:rPr>
          <w:lang w:eastAsia="ja-JP"/>
        </w:rPr>
        <w:t>……</w:t>
      </w:r>
      <w:r w:rsidRPr="00BB75A4">
        <w:rPr>
          <w:lang w:eastAsia="ja-JP"/>
        </w:rPr>
        <w:t>ッ」</w:t>
      </w:r>
    </w:p>
    <w:p w14:paraId="12771921" w14:textId="77777777" w:rsidR="00BB75A4" w:rsidRPr="00BB75A4" w:rsidRDefault="00BB75A4" w:rsidP="00BB75A4">
      <w:pPr>
        <w:rPr>
          <w:lang w:eastAsia="ja-JP"/>
        </w:rPr>
      </w:pPr>
      <w:r w:rsidRPr="00BB75A4">
        <w:rPr>
          <w:lang w:eastAsia="ja-JP"/>
        </w:rPr>
        <w:t xml:space="preserve">　肩で息をするアンクに、クレイ＝グは淡々と告げる。</w:t>
      </w:r>
    </w:p>
    <w:p w14:paraId="7E0BD536" w14:textId="77777777" w:rsidR="00BB75A4" w:rsidRPr="00BB75A4" w:rsidRDefault="00BB75A4" w:rsidP="00BB75A4">
      <w:pPr>
        <w:rPr>
          <w:lang w:eastAsia="ja-JP"/>
        </w:rPr>
      </w:pPr>
      <w:r w:rsidRPr="00BB75A4">
        <w:rPr>
          <w:lang w:eastAsia="ja-JP"/>
        </w:rPr>
        <w:t xml:space="preserve">　「ふむ、恨み言を吐くのは構わないが、君が死なずに済んだのは彼女のお陰だという事を認識した方がいい」</w:t>
      </w:r>
      <w:r w:rsidRPr="00BB75A4">
        <w:rPr>
          <w:lang w:eastAsia="ja-JP"/>
        </w:rPr>
        <w:br/>
      </w:r>
      <w:r w:rsidRPr="00BB75A4">
        <w:rPr>
          <w:lang w:eastAsia="ja-JP"/>
        </w:rPr>
        <w:t xml:space="preserve">　「なんだと？」</w:t>
      </w:r>
    </w:p>
    <w:p w14:paraId="26FF6ABC" w14:textId="77777777" w:rsidR="00BB75A4" w:rsidRPr="00BB75A4" w:rsidRDefault="00BB75A4" w:rsidP="00BB75A4">
      <w:pPr>
        <w:rPr>
          <w:lang w:eastAsia="ja-JP"/>
        </w:rPr>
      </w:pPr>
      <w:r w:rsidRPr="00BB75A4">
        <w:rPr>
          <w:lang w:eastAsia="ja-JP"/>
        </w:rPr>
        <w:t xml:space="preserve">　クレイ＝グは、アンクの身に何が起こったのか端的に説明する。</w:t>
      </w:r>
      <w:r w:rsidRPr="00BB75A4">
        <w:rPr>
          <w:lang w:eastAsia="ja-JP"/>
        </w:rPr>
        <w:br/>
      </w:r>
      <w:r w:rsidRPr="00BB75A4">
        <w:rPr>
          <w:lang w:eastAsia="ja-JP"/>
        </w:rPr>
        <w:t xml:space="preserve">　アンクは、地上に落下しつつあったヒューペリオンの上で気絶していた所を、アストルに救われた。</w:t>
      </w:r>
      <w:r w:rsidRPr="00BB75A4">
        <w:rPr>
          <w:lang w:eastAsia="ja-JP"/>
        </w:rPr>
        <w:br/>
      </w:r>
      <w:r w:rsidRPr="00BB75A4">
        <w:rPr>
          <w:lang w:eastAsia="ja-JP"/>
        </w:rPr>
        <w:t xml:space="preserve">　そして彼女は、全身に火傷を負っていたアンクを介抱し三日三晩面倒を見て</w:t>
      </w:r>
      <w:r w:rsidRPr="00BB75A4">
        <w:rPr>
          <w:lang w:eastAsia="ja-JP"/>
        </w:rPr>
        <w:lastRenderedPageBreak/>
        <w:t>やっていたのだ。</w:t>
      </w:r>
    </w:p>
    <w:p w14:paraId="2FAE7A5A" w14:textId="77777777" w:rsidR="00BB75A4" w:rsidRPr="00BB75A4" w:rsidRDefault="00BB75A4" w:rsidP="00BB75A4">
      <w:pPr>
        <w:rPr>
          <w:lang w:eastAsia="ja-JP"/>
        </w:rPr>
      </w:pPr>
      <w:r w:rsidRPr="00BB75A4">
        <w:rPr>
          <w:lang w:eastAsia="ja-JP"/>
        </w:rPr>
        <w:t xml:space="preserve">　「な、何もそこまで言う必要はないと思いますが」</w:t>
      </w:r>
      <w:r w:rsidRPr="00BB75A4">
        <w:rPr>
          <w:lang w:eastAsia="ja-JP"/>
        </w:rPr>
        <w:br/>
      </w:r>
      <w:r w:rsidRPr="00BB75A4">
        <w:rPr>
          <w:lang w:eastAsia="ja-JP"/>
        </w:rPr>
        <w:t xml:space="preserve">　「いや、彼には自分の立場をしっかり理解してもらう必要があるからね」</w:t>
      </w:r>
      <w:r w:rsidRPr="00BB75A4">
        <w:rPr>
          <w:lang w:eastAsia="ja-JP"/>
        </w:rPr>
        <w:br/>
      </w:r>
      <w:r w:rsidRPr="00BB75A4">
        <w:rPr>
          <w:lang w:eastAsia="ja-JP"/>
        </w:rPr>
        <w:t xml:space="preserve">　「なんだ、命を救ったくらいで神様気取りかよ？クソ鋼鉄女」</w:t>
      </w:r>
      <w:r w:rsidRPr="00BB75A4">
        <w:rPr>
          <w:lang w:eastAsia="ja-JP"/>
        </w:rPr>
        <w:br/>
      </w:r>
      <w:r w:rsidRPr="00BB75A4">
        <w:rPr>
          <w:lang w:eastAsia="ja-JP"/>
        </w:rPr>
        <w:t xml:space="preserve">　「この</w:t>
      </w:r>
      <w:r w:rsidRPr="00BB75A4">
        <w:rPr>
          <w:lang w:eastAsia="ja-JP"/>
        </w:rPr>
        <w:t>――</w:t>
      </w:r>
      <w:r w:rsidRPr="00BB75A4">
        <w:rPr>
          <w:lang w:eastAsia="ja-JP"/>
        </w:rPr>
        <w:t>」</w:t>
      </w:r>
    </w:p>
    <w:p w14:paraId="5398902F" w14:textId="77777777" w:rsidR="00BB75A4" w:rsidRPr="00BB75A4" w:rsidRDefault="00BB75A4" w:rsidP="00BB75A4">
      <w:pPr>
        <w:rPr>
          <w:lang w:eastAsia="ja-JP"/>
        </w:rPr>
      </w:pPr>
      <w:r w:rsidRPr="00BB75A4">
        <w:rPr>
          <w:lang w:eastAsia="ja-JP"/>
        </w:rPr>
        <w:t xml:space="preserve">　またしても挑発に乗ったアストルを手で制すと、クレイ＝グは「若いな」と淡々とつぶやいた。</w:t>
      </w:r>
      <w:r w:rsidRPr="00BB75A4">
        <w:rPr>
          <w:lang w:eastAsia="ja-JP"/>
        </w:rPr>
        <w:br/>
      </w:r>
      <w:r w:rsidRPr="00BB75A4">
        <w:rPr>
          <w:lang w:eastAsia="ja-JP"/>
        </w:rPr>
        <w:t xml:space="preserve">　そして、また低レベルな争いが始まってしまう前に、本題を切り出す。</w:t>
      </w:r>
    </w:p>
    <w:p w14:paraId="1EE02B7A" w14:textId="77777777" w:rsidR="00BB75A4" w:rsidRPr="00BB75A4" w:rsidRDefault="00BB75A4" w:rsidP="00BB75A4">
      <w:pPr>
        <w:rPr>
          <w:lang w:eastAsia="ja-JP"/>
        </w:rPr>
      </w:pPr>
      <w:r w:rsidRPr="00BB75A4">
        <w:rPr>
          <w:lang w:eastAsia="ja-JP"/>
        </w:rPr>
        <w:t xml:space="preserve">　「我々は、君をロゴスに招待したい」</w:t>
      </w:r>
      <w:r w:rsidRPr="00BB75A4">
        <w:rPr>
          <w:lang w:eastAsia="ja-JP"/>
        </w:rPr>
        <w:br/>
      </w:r>
      <w:r w:rsidRPr="00BB75A4">
        <w:rPr>
          <w:lang w:eastAsia="ja-JP"/>
        </w:rPr>
        <w:t xml:space="preserve">　「あ</w:t>
      </w:r>
      <w:r w:rsidRPr="00BB75A4">
        <w:rPr>
          <w:lang w:eastAsia="ja-JP"/>
        </w:rPr>
        <w:t>……</w:t>
      </w:r>
      <w:r w:rsidRPr="00BB75A4">
        <w:rPr>
          <w:lang w:eastAsia="ja-JP"/>
        </w:rPr>
        <w:t>？</w:t>
      </w:r>
      <w:r w:rsidRPr="00BB75A4">
        <w:rPr>
          <w:lang w:eastAsia="ja-JP"/>
        </w:rPr>
        <w:t xml:space="preserve"> </w:t>
      </w:r>
      <w:r w:rsidRPr="00BB75A4">
        <w:rPr>
          <w:lang w:eastAsia="ja-JP"/>
        </w:rPr>
        <w:t>なんだそれ」</w:t>
      </w:r>
      <w:r w:rsidRPr="00BB75A4">
        <w:rPr>
          <w:lang w:eastAsia="ja-JP"/>
        </w:rPr>
        <w:br/>
      </w:r>
      <w:r w:rsidRPr="00BB75A4">
        <w:rPr>
          <w:lang w:eastAsia="ja-JP"/>
        </w:rPr>
        <w:t xml:space="preserve">　「</w:t>
      </w:r>
      <w:r w:rsidRPr="00BB75A4">
        <w:rPr>
          <w:lang w:eastAsia="ja-JP"/>
        </w:rPr>
        <w:t>…………</w:t>
      </w:r>
      <w:r w:rsidRPr="00BB75A4">
        <w:rPr>
          <w:lang w:eastAsia="ja-JP"/>
        </w:rPr>
        <w:t>」</w:t>
      </w:r>
    </w:p>
    <w:p w14:paraId="18F096FA" w14:textId="77777777" w:rsidR="00BB75A4" w:rsidRPr="00BB75A4" w:rsidRDefault="00BB75A4" w:rsidP="00BB75A4">
      <w:pPr>
        <w:rPr>
          <w:lang w:eastAsia="ja-JP"/>
        </w:rPr>
      </w:pPr>
      <w:r w:rsidRPr="00BB75A4">
        <w:rPr>
          <w:lang w:eastAsia="ja-JP"/>
        </w:rPr>
        <w:t xml:space="preserve">　アストルが、信じられないものでも見るような目つきでクレイ＝グを見ている。</w:t>
      </w:r>
      <w:r w:rsidRPr="00BB75A4">
        <w:rPr>
          <w:lang w:eastAsia="ja-JP"/>
        </w:rPr>
        <w:br/>
      </w:r>
      <w:r w:rsidRPr="00BB75A4">
        <w:rPr>
          <w:lang w:eastAsia="ja-JP"/>
        </w:rPr>
        <w:t xml:space="preserve">　そんな彼女の姿に、アンクは血が滲む口元をわずかに歪めるのだった。</w:t>
      </w:r>
    </w:p>
    <w:p w14:paraId="60DCBC60" w14:textId="77777777" w:rsidR="00BB75A4" w:rsidRPr="00BB75A4" w:rsidRDefault="00BB75A4" w:rsidP="00BB75A4">
      <w:pPr>
        <w:rPr>
          <w:lang w:eastAsia="zh-CN"/>
        </w:rPr>
      </w:pPr>
      <w:r w:rsidRPr="00BB75A4">
        <w:rPr>
          <w:lang w:eastAsia="zh-CN"/>
        </w:rPr>
        <w:pict w14:anchorId="0F889899">
          <v:rect id="_x0000_i1137" style="width:0;height:.75pt" o:hralign="center" o:hrstd="t" o:hrnoshade="t" o:hr="t" fillcolor="#777" stroked="f"/>
        </w:pict>
      </w:r>
    </w:p>
    <w:p w14:paraId="0F339AA0" w14:textId="77777777" w:rsidR="00BB75A4" w:rsidRPr="00BB75A4" w:rsidRDefault="00BB75A4" w:rsidP="00BB75A4">
      <w:pPr>
        <w:rPr>
          <w:b/>
          <w:bCs/>
          <w:lang w:eastAsia="zh-CN"/>
        </w:rPr>
      </w:pPr>
      <w:r w:rsidRPr="00BB75A4">
        <w:rPr>
          <w:b/>
          <w:bCs/>
          <w:lang w:eastAsia="zh-CN"/>
        </w:rPr>
        <w:t> EPISODE7</w:t>
      </w:r>
      <w:r w:rsidRPr="00BB75A4">
        <w:rPr>
          <w:b/>
          <w:bCs/>
          <w:lang w:eastAsia="zh-CN"/>
        </w:rPr>
        <w:t xml:space="preserve">　不安なんて</w:t>
      </w:r>
    </w:p>
    <w:p w14:paraId="49BFA73E" w14:textId="77777777" w:rsidR="00BB75A4" w:rsidRPr="00BB75A4" w:rsidRDefault="00BB75A4" w:rsidP="00BB75A4">
      <w:pPr>
        <w:rPr>
          <w:lang w:eastAsia="zh-CN"/>
        </w:rPr>
      </w:pPr>
      <w:r w:rsidRPr="00BB75A4">
        <w:rPr>
          <w:lang w:eastAsia="zh-CN"/>
        </w:rPr>
        <w:pict w14:anchorId="0652EB7E">
          <v:rect id="_x0000_i1138" style="width:0;height:.75pt" o:hralign="center" o:hrstd="t" o:hrnoshade="t" o:hr="t" fillcolor="#777" stroked="f"/>
        </w:pict>
      </w:r>
    </w:p>
    <w:p w14:paraId="587FDB6D" w14:textId="77777777" w:rsidR="00BB75A4" w:rsidRPr="00BB75A4" w:rsidRDefault="00BB75A4" w:rsidP="00BB75A4">
      <w:pPr>
        <w:rPr>
          <w:lang w:eastAsia="ja-JP"/>
        </w:rPr>
      </w:pPr>
      <w:r w:rsidRPr="00BB75A4">
        <w:rPr>
          <w:lang w:eastAsia="ja-JP"/>
        </w:rPr>
        <w:t xml:space="preserve">　ウィリアムとアイリーニは、モモが設けた臨時拠点の屋上で話し合っていた。</w:t>
      </w:r>
      <w:r w:rsidRPr="00BB75A4">
        <w:rPr>
          <w:lang w:eastAsia="ja-JP"/>
        </w:rPr>
        <w:br/>
      </w:r>
      <w:r w:rsidRPr="00BB75A4">
        <w:rPr>
          <w:lang w:eastAsia="ja-JP"/>
        </w:rPr>
        <w:t xml:space="preserve">　ずっと話に上がるのは、杳として知れないアンクの行方だ。</w:t>
      </w:r>
      <w:r w:rsidRPr="00BB75A4">
        <w:rPr>
          <w:lang w:eastAsia="ja-JP"/>
        </w:rPr>
        <w:br/>
      </w:r>
      <w:r w:rsidRPr="00BB75A4">
        <w:rPr>
          <w:lang w:eastAsia="ja-JP"/>
        </w:rPr>
        <w:t xml:space="preserve">　ウィリアムは、ジジの協力を得ながらヒューペリオンが墜落した場所を調べ続けていた。</w:t>
      </w:r>
    </w:p>
    <w:p w14:paraId="3C11BFA3" w14:textId="77777777" w:rsidR="00BB75A4" w:rsidRPr="00BB75A4" w:rsidRDefault="00BB75A4" w:rsidP="00BB75A4">
      <w:pPr>
        <w:rPr>
          <w:lang w:eastAsia="ja-JP"/>
        </w:rPr>
      </w:pPr>
      <w:r w:rsidRPr="00BB75A4">
        <w:rPr>
          <w:lang w:eastAsia="ja-JP"/>
        </w:rPr>
        <w:t xml:space="preserve">　ヒューペリオンとの戦いのさなか、ラヴィーナの円盤で襲いかかってきたアンクは、アイリーニが跳躍＜テレポート＞で跳ばした爆弾の爆発に巻きこまれた。</w:t>
      </w:r>
      <w:r w:rsidRPr="00BB75A4">
        <w:rPr>
          <w:lang w:eastAsia="ja-JP"/>
        </w:rPr>
        <w:br/>
      </w:r>
      <w:r w:rsidRPr="00BB75A4">
        <w:rPr>
          <w:lang w:eastAsia="ja-JP"/>
        </w:rPr>
        <w:t xml:space="preserve">　その後、彼がどうなったか分からないまま、そろそろ一週間が経過しようとしている。</w:t>
      </w:r>
    </w:p>
    <w:p w14:paraId="0FF19E4B" w14:textId="77777777" w:rsidR="00BB75A4" w:rsidRPr="00BB75A4" w:rsidRDefault="00BB75A4" w:rsidP="00BB75A4">
      <w:pPr>
        <w:rPr>
          <w:lang w:eastAsia="ja-JP"/>
        </w:rPr>
      </w:pPr>
      <w:r w:rsidRPr="00BB75A4">
        <w:rPr>
          <w:lang w:eastAsia="ja-JP"/>
        </w:rPr>
        <w:t xml:space="preserve">　「その様子だと、今日もダメだったんですね？」</w:t>
      </w:r>
      <w:r w:rsidRPr="00BB75A4">
        <w:rPr>
          <w:lang w:eastAsia="ja-JP"/>
        </w:rPr>
        <w:br/>
      </w:r>
      <w:r w:rsidRPr="00BB75A4">
        <w:rPr>
          <w:lang w:eastAsia="ja-JP"/>
        </w:rPr>
        <w:t xml:space="preserve">　「うん。ラヴィーナが乗っていた円盤の残骸は直ぐに見つかったんだけど</w:t>
      </w:r>
      <w:r w:rsidRPr="00BB75A4">
        <w:rPr>
          <w:lang w:eastAsia="ja-JP"/>
        </w:rPr>
        <w:t>……</w:t>
      </w:r>
      <w:r w:rsidRPr="00BB75A4">
        <w:rPr>
          <w:lang w:eastAsia="ja-JP"/>
        </w:rPr>
        <w:t>アンクにつながりそうなものは何も見つからないんだ」</w:t>
      </w:r>
    </w:p>
    <w:p w14:paraId="43526110" w14:textId="77777777" w:rsidR="00BB75A4" w:rsidRPr="00BB75A4" w:rsidRDefault="00BB75A4" w:rsidP="00BB75A4">
      <w:pPr>
        <w:rPr>
          <w:lang w:eastAsia="ja-JP"/>
        </w:rPr>
      </w:pPr>
      <w:r w:rsidRPr="00BB75A4">
        <w:rPr>
          <w:lang w:eastAsia="ja-JP"/>
        </w:rPr>
        <w:t xml:space="preserve">　墜落地点からは、アンクの</w:t>
      </w:r>
      <w:r w:rsidRPr="00BB75A4">
        <w:rPr>
          <w:lang w:eastAsia="ja-JP"/>
        </w:rPr>
        <w:t>“</w:t>
      </w:r>
      <w:r w:rsidRPr="00BB75A4">
        <w:rPr>
          <w:lang w:eastAsia="ja-JP"/>
        </w:rPr>
        <w:t>身体の一部</w:t>
      </w:r>
      <w:r w:rsidRPr="00BB75A4">
        <w:rPr>
          <w:lang w:eastAsia="ja-JP"/>
        </w:rPr>
        <w:t>”</w:t>
      </w:r>
      <w:r w:rsidRPr="00BB75A4">
        <w:rPr>
          <w:lang w:eastAsia="ja-JP"/>
        </w:rPr>
        <w:t>さえ見つかっていない。</w:t>
      </w:r>
      <w:r w:rsidRPr="00BB75A4">
        <w:rPr>
          <w:lang w:eastAsia="ja-JP"/>
        </w:rPr>
        <w:br/>
      </w:r>
      <w:r w:rsidRPr="00BB75A4">
        <w:rPr>
          <w:lang w:eastAsia="ja-JP"/>
        </w:rPr>
        <w:t xml:space="preserve">　ここまで痕跡が残っていないとなると、他に考えられそうなものといえば、ヒューペリオンを墜落させた赤い閃光ぐらいだ。</w:t>
      </w:r>
      <w:r w:rsidRPr="00BB75A4">
        <w:rPr>
          <w:lang w:eastAsia="ja-JP"/>
        </w:rPr>
        <w:br/>
      </w:r>
      <w:r w:rsidRPr="00BB75A4">
        <w:rPr>
          <w:lang w:eastAsia="ja-JP"/>
        </w:rPr>
        <w:t xml:space="preserve">　あの閃光が、ヒューペリオンを墜落させた上にアンクを助けていたらと思うだけで、手に力が入ってしまう。</w:t>
      </w:r>
    </w:p>
    <w:p w14:paraId="4A627708"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負けられないな、絶対に」</w:t>
      </w:r>
      <w:r w:rsidRPr="00BB75A4">
        <w:rPr>
          <w:lang w:eastAsia="ja-JP"/>
        </w:rPr>
        <w:br/>
      </w:r>
      <w:r w:rsidRPr="00BB75A4">
        <w:rPr>
          <w:lang w:eastAsia="ja-JP"/>
        </w:rPr>
        <w:t xml:space="preserve">　「きっと、なんとかなりますよ。ウィリアムさんなら大丈夫です」</w:t>
      </w:r>
      <w:r w:rsidRPr="00BB75A4">
        <w:rPr>
          <w:lang w:eastAsia="ja-JP"/>
        </w:rPr>
        <w:br/>
      </w:r>
      <w:r w:rsidRPr="00BB75A4">
        <w:rPr>
          <w:lang w:eastAsia="ja-JP"/>
        </w:rPr>
        <w:t xml:space="preserve">　「そうかな」</w:t>
      </w:r>
      <w:r w:rsidRPr="00BB75A4">
        <w:rPr>
          <w:lang w:eastAsia="ja-JP"/>
        </w:rPr>
        <w:br/>
      </w:r>
      <w:r w:rsidRPr="00BB75A4">
        <w:rPr>
          <w:lang w:eastAsia="ja-JP"/>
        </w:rPr>
        <w:t xml:space="preserve">　「ふふ、そうですよ」</w:t>
      </w:r>
    </w:p>
    <w:p w14:paraId="3E7D4E0A" w14:textId="77777777" w:rsidR="00BB75A4" w:rsidRPr="00BB75A4" w:rsidRDefault="00BB75A4" w:rsidP="00BB75A4">
      <w:pPr>
        <w:rPr>
          <w:lang w:eastAsia="ja-JP"/>
        </w:rPr>
      </w:pPr>
      <w:r w:rsidRPr="00BB75A4">
        <w:rPr>
          <w:lang w:eastAsia="ja-JP"/>
        </w:rPr>
        <w:lastRenderedPageBreak/>
        <w:t xml:space="preserve">　アイリーニは、瞬く間に過ぎ去っていった日々を思い返す。</w:t>
      </w:r>
      <w:r w:rsidRPr="00BB75A4">
        <w:rPr>
          <w:lang w:eastAsia="ja-JP"/>
        </w:rPr>
        <w:br/>
      </w:r>
      <w:r w:rsidRPr="00BB75A4">
        <w:rPr>
          <w:lang w:eastAsia="ja-JP"/>
        </w:rPr>
        <w:t xml:space="preserve">　あの時、あの場所で。</w:t>
      </w:r>
      <w:r w:rsidRPr="00BB75A4">
        <w:rPr>
          <w:lang w:eastAsia="ja-JP"/>
        </w:rPr>
        <w:br/>
      </w:r>
      <w:r w:rsidRPr="00BB75A4">
        <w:rPr>
          <w:lang w:eastAsia="ja-JP"/>
        </w:rPr>
        <w:t xml:space="preserve">　必死の思いで逃げ続け、ウィリアムを信じて手を伸ばしていなければ、今ここに自分はいない。</w:t>
      </w:r>
      <w:r w:rsidRPr="00BB75A4">
        <w:rPr>
          <w:lang w:eastAsia="ja-JP"/>
        </w:rPr>
        <w:br/>
      </w:r>
      <w:r w:rsidRPr="00BB75A4">
        <w:rPr>
          <w:lang w:eastAsia="ja-JP"/>
        </w:rPr>
        <w:t xml:space="preserve">　だからアイリーニは、ウィリアムに対して返しても返しきれない程の恩を感じていた。</w:t>
      </w:r>
    </w:p>
    <w:p w14:paraId="6827B131" w14:textId="77777777" w:rsidR="00BB75A4" w:rsidRPr="00BB75A4" w:rsidRDefault="00BB75A4" w:rsidP="00BB75A4">
      <w:pPr>
        <w:rPr>
          <w:lang w:eastAsia="ja-JP"/>
        </w:rPr>
      </w:pPr>
      <w:r w:rsidRPr="00BB75A4">
        <w:rPr>
          <w:lang w:eastAsia="ja-JP"/>
        </w:rPr>
        <w:t xml:space="preserve">　「ここにはウィリアムさんを助けてくれる人がたくさんいます。わたしもその</w:t>
      </w:r>
      <w:r w:rsidRPr="00BB75A4">
        <w:rPr>
          <w:lang w:eastAsia="ja-JP"/>
        </w:rPr>
        <w:t>1</w:t>
      </w:r>
      <w:r w:rsidRPr="00BB75A4">
        <w:rPr>
          <w:lang w:eastAsia="ja-JP"/>
        </w:rPr>
        <w:t>人ですからね」</w:t>
      </w:r>
      <w:r w:rsidRPr="00BB75A4">
        <w:rPr>
          <w:lang w:eastAsia="ja-JP"/>
        </w:rPr>
        <w:br/>
      </w:r>
      <w:r w:rsidRPr="00BB75A4">
        <w:rPr>
          <w:lang w:eastAsia="ja-JP"/>
        </w:rPr>
        <w:t xml:space="preserve">　「ありがとう、アイリーニ」</w:t>
      </w:r>
    </w:p>
    <w:p w14:paraId="55C5A3A7" w14:textId="77777777" w:rsidR="00BB75A4" w:rsidRPr="00BB75A4" w:rsidRDefault="00BB75A4" w:rsidP="00BB75A4">
      <w:pPr>
        <w:rPr>
          <w:lang w:eastAsia="ja-JP"/>
        </w:rPr>
      </w:pPr>
      <w:r w:rsidRPr="00BB75A4">
        <w:rPr>
          <w:lang w:eastAsia="ja-JP"/>
        </w:rPr>
        <w:t xml:space="preserve">　笑顔でそう言ってのけるアイリーニに、ウィリアムも笑顔で返す。</w:t>
      </w:r>
    </w:p>
    <w:p w14:paraId="1A242B5E" w14:textId="77777777" w:rsidR="00BB75A4" w:rsidRPr="00BB75A4" w:rsidRDefault="00BB75A4" w:rsidP="00BB75A4">
      <w:pPr>
        <w:rPr>
          <w:lang w:eastAsia="ja-JP"/>
        </w:rPr>
      </w:pPr>
      <w:r w:rsidRPr="00BB75A4">
        <w:rPr>
          <w:lang w:eastAsia="ja-JP"/>
        </w:rPr>
        <w:t xml:space="preserve">　「不安になったらいつでも言ってくださいね」</w:t>
      </w:r>
      <w:r w:rsidRPr="00BB75A4">
        <w:rPr>
          <w:lang w:eastAsia="ja-JP"/>
        </w:rPr>
        <w:br/>
      </w:r>
      <w:r w:rsidRPr="00BB75A4">
        <w:rPr>
          <w:lang w:eastAsia="ja-JP"/>
        </w:rPr>
        <w:t xml:space="preserve">　「うん、アイリーニがいると頼もしいよ」</w:t>
      </w:r>
    </w:p>
    <w:p w14:paraId="78A065A0" w14:textId="77777777" w:rsidR="00BB75A4" w:rsidRPr="00BB75A4" w:rsidRDefault="00BB75A4" w:rsidP="00BB75A4">
      <w:pPr>
        <w:rPr>
          <w:lang w:eastAsia="ja-JP"/>
        </w:rPr>
      </w:pPr>
      <w:r w:rsidRPr="00BB75A4">
        <w:rPr>
          <w:lang w:eastAsia="ja-JP"/>
        </w:rPr>
        <w:t xml:space="preserve">　初めて会った時より彼女はずっと生き生きとした表情をするようになった。</w:t>
      </w:r>
      <w:r w:rsidRPr="00BB75A4">
        <w:rPr>
          <w:lang w:eastAsia="ja-JP"/>
        </w:rPr>
        <w:br/>
      </w:r>
      <w:r w:rsidRPr="00BB75A4">
        <w:rPr>
          <w:lang w:eastAsia="ja-JP"/>
        </w:rPr>
        <w:t xml:space="preserve">　そんな彼女を見て、ウィリアムは思う。</w:t>
      </w:r>
      <w:r w:rsidRPr="00BB75A4">
        <w:rPr>
          <w:lang w:eastAsia="ja-JP"/>
        </w:rPr>
        <w:br/>
      </w:r>
      <w:r w:rsidRPr="00BB75A4">
        <w:rPr>
          <w:lang w:eastAsia="ja-JP"/>
        </w:rPr>
        <w:t xml:space="preserve">　漠然とした不安を抱き続けるくらいなら、アイリーニが絵本のタイトルのような名前をつけるような気持ちで１つ１つに名前をつけてやればいいのだと。</w:t>
      </w:r>
      <w:r w:rsidRPr="00BB75A4">
        <w:rPr>
          <w:lang w:eastAsia="ja-JP"/>
        </w:rPr>
        <w:br/>
      </w:r>
      <w:r w:rsidRPr="00BB75A4">
        <w:rPr>
          <w:lang w:eastAsia="ja-JP"/>
        </w:rPr>
        <w:t xml:space="preserve">　いざ形にしようと考えてみると、なんだか身体が軽くなったような気がした。</w:t>
      </w:r>
      <w:r w:rsidRPr="00BB75A4">
        <w:rPr>
          <w:lang w:eastAsia="ja-JP"/>
        </w:rPr>
        <w:br/>
      </w:r>
      <w:r w:rsidRPr="00BB75A4">
        <w:rPr>
          <w:lang w:eastAsia="ja-JP"/>
        </w:rPr>
        <w:t xml:space="preserve">　何か面白い名前が思いついたら記録する事にしよう。</w:t>
      </w:r>
      <w:r w:rsidRPr="00BB75A4">
        <w:rPr>
          <w:lang w:eastAsia="ja-JP"/>
        </w:rPr>
        <w:br/>
      </w:r>
      <w:r w:rsidRPr="00BB75A4">
        <w:rPr>
          <w:lang w:eastAsia="ja-JP"/>
        </w:rPr>
        <w:t xml:space="preserve">　そう考えたウィリアムは、ポケットに手を伸ばし</w:t>
      </w:r>
      <w:r w:rsidRPr="00BB75A4">
        <w:rPr>
          <w:lang w:eastAsia="ja-JP"/>
        </w:rPr>
        <w:t>――</w:t>
      </w:r>
      <w:r w:rsidRPr="00BB75A4">
        <w:rPr>
          <w:lang w:eastAsia="ja-JP"/>
        </w:rPr>
        <w:t>あるはずのものがない事に気がついた。</w:t>
      </w:r>
    </w:p>
    <w:p w14:paraId="3C6798F8"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あ、そういえば」</w:t>
      </w:r>
    </w:p>
    <w:p w14:paraId="6D644705" w14:textId="77777777" w:rsidR="00BB75A4" w:rsidRPr="00BB75A4" w:rsidRDefault="00BB75A4" w:rsidP="00BB75A4">
      <w:pPr>
        <w:rPr>
          <w:lang w:eastAsia="ja-JP"/>
        </w:rPr>
      </w:pPr>
      <w:r w:rsidRPr="00BB75A4">
        <w:rPr>
          <w:lang w:eastAsia="ja-JP"/>
        </w:rPr>
        <w:t xml:space="preserve">　ウィリアムは、自分の考えを整理する時に携帯端末にメモや音声で記録を残す事があった。</w:t>
      </w:r>
      <w:r w:rsidRPr="00BB75A4">
        <w:rPr>
          <w:lang w:eastAsia="ja-JP"/>
        </w:rPr>
        <w:br/>
      </w:r>
      <w:r w:rsidRPr="00BB75A4">
        <w:rPr>
          <w:lang w:eastAsia="ja-JP"/>
        </w:rPr>
        <w:t xml:space="preserve">　そこにはウィリアムのお気に入りの映画が何本か入っていて、それのお陰でアイリーニを助ける事ができたのだ。</w:t>
      </w:r>
      <w:r w:rsidRPr="00BB75A4">
        <w:rPr>
          <w:lang w:eastAsia="ja-JP"/>
        </w:rPr>
        <w:br/>
      </w:r>
      <w:r w:rsidRPr="00BB75A4">
        <w:rPr>
          <w:lang w:eastAsia="ja-JP"/>
        </w:rPr>
        <w:t xml:space="preserve">　今頃は、砂に埋もれているかサンドワームの胃袋の中に収まっている事だろう。</w:t>
      </w:r>
    </w:p>
    <w:p w14:paraId="3B057E5B" w14:textId="77777777" w:rsidR="00BB75A4" w:rsidRPr="00BB75A4" w:rsidRDefault="00BB75A4" w:rsidP="00BB75A4">
      <w:pPr>
        <w:rPr>
          <w:lang w:eastAsia="ja-JP"/>
        </w:rPr>
      </w:pPr>
      <w:r w:rsidRPr="00BB75A4">
        <w:rPr>
          <w:lang w:eastAsia="ja-JP"/>
        </w:rPr>
        <w:t xml:space="preserve">　「どうしたんですか？」</w:t>
      </w:r>
      <w:r w:rsidRPr="00BB75A4">
        <w:rPr>
          <w:lang w:eastAsia="ja-JP"/>
        </w:rPr>
        <w:br/>
      </w:r>
      <w:r w:rsidRPr="00BB75A4">
        <w:rPr>
          <w:lang w:eastAsia="ja-JP"/>
        </w:rPr>
        <w:t xml:space="preserve">　「ううん、大した事じゃないんだ」</w:t>
      </w:r>
    </w:p>
    <w:p w14:paraId="5CCD467E" w14:textId="77777777" w:rsidR="00BB75A4" w:rsidRPr="00BB75A4" w:rsidRDefault="00BB75A4" w:rsidP="00BB75A4">
      <w:pPr>
        <w:rPr>
          <w:lang w:eastAsia="ja-JP"/>
        </w:rPr>
      </w:pPr>
      <w:r w:rsidRPr="00BB75A4">
        <w:rPr>
          <w:lang w:eastAsia="ja-JP"/>
        </w:rPr>
        <w:t xml:space="preserve">　ウィリアムは、端末について考える事をやめた。</w:t>
      </w:r>
      <w:r w:rsidRPr="00BB75A4">
        <w:rPr>
          <w:lang w:eastAsia="ja-JP"/>
        </w:rPr>
        <w:br/>
      </w:r>
      <w:r w:rsidRPr="00BB75A4">
        <w:rPr>
          <w:lang w:eastAsia="ja-JP"/>
        </w:rPr>
        <w:t xml:space="preserve">　そこには父との思い出なども入っていたが、今更どうしようもない。</w:t>
      </w:r>
      <w:r w:rsidRPr="00BB75A4">
        <w:rPr>
          <w:lang w:eastAsia="ja-JP"/>
        </w:rPr>
        <w:br/>
      </w:r>
      <w:r w:rsidRPr="00BB75A4">
        <w:rPr>
          <w:lang w:eastAsia="ja-JP"/>
        </w:rPr>
        <w:t xml:space="preserve">　それに、大切なものは今も自分の中で息づいているのだから。</w:t>
      </w:r>
    </w:p>
    <w:p w14:paraId="4A163D05" w14:textId="77777777" w:rsidR="00BB75A4" w:rsidRPr="00BB75A4" w:rsidRDefault="00BB75A4" w:rsidP="00BB75A4">
      <w:pPr>
        <w:rPr>
          <w:lang w:eastAsia="ja-JP"/>
        </w:rPr>
      </w:pPr>
      <w:r w:rsidRPr="00BB75A4">
        <w:rPr>
          <w:lang w:eastAsia="ja-JP"/>
        </w:rPr>
        <w:t xml:space="preserve">　ウィリアムとアイリーニは自分たちの部屋へと戻ろうとして、暗い路地に向かっていく人影に目が留まった。</w:t>
      </w:r>
    </w:p>
    <w:p w14:paraId="522FBC36" w14:textId="77777777" w:rsidR="00BB75A4" w:rsidRPr="00BB75A4" w:rsidRDefault="00BB75A4" w:rsidP="00BB75A4">
      <w:pPr>
        <w:rPr>
          <w:lang w:eastAsia="ja-JP"/>
        </w:rPr>
      </w:pPr>
      <w:r w:rsidRPr="00BB75A4">
        <w:rPr>
          <w:lang w:eastAsia="ja-JP"/>
        </w:rPr>
        <w:t xml:space="preserve">　「あれ</w:t>
      </w:r>
      <w:r w:rsidRPr="00BB75A4">
        <w:rPr>
          <w:lang w:eastAsia="ja-JP"/>
        </w:rPr>
        <w:t>……</w:t>
      </w:r>
      <w:r w:rsidRPr="00BB75A4">
        <w:rPr>
          <w:lang w:eastAsia="ja-JP"/>
        </w:rPr>
        <w:t>リンネ？」</w:t>
      </w:r>
      <w:r w:rsidRPr="00BB75A4">
        <w:rPr>
          <w:lang w:eastAsia="ja-JP"/>
        </w:rPr>
        <w:br/>
      </w:r>
      <w:r w:rsidRPr="00BB75A4">
        <w:rPr>
          <w:lang w:eastAsia="ja-JP"/>
        </w:rPr>
        <w:t xml:space="preserve">　「あんなところで何をしてるんでしょうか」</w:t>
      </w:r>
    </w:p>
    <w:p w14:paraId="0C5443D4" w14:textId="77777777" w:rsidR="00BB75A4" w:rsidRPr="00BB75A4" w:rsidRDefault="00BB75A4" w:rsidP="00BB75A4">
      <w:pPr>
        <w:rPr>
          <w:lang w:eastAsia="ja-JP"/>
        </w:rPr>
      </w:pPr>
      <w:r w:rsidRPr="00BB75A4">
        <w:rPr>
          <w:lang w:eastAsia="ja-JP"/>
        </w:rPr>
        <w:t xml:space="preserve">　２人が声を掛けても、リンネは答えない。</w:t>
      </w:r>
      <w:r w:rsidRPr="00BB75A4">
        <w:rPr>
          <w:lang w:eastAsia="ja-JP"/>
        </w:rPr>
        <w:br/>
      </w:r>
      <w:r w:rsidRPr="00BB75A4">
        <w:rPr>
          <w:lang w:eastAsia="ja-JP"/>
        </w:rPr>
        <w:t xml:space="preserve">　リンネを見失ってしまう前に、２人は後を追いかける事にした。</w:t>
      </w:r>
    </w:p>
    <w:p w14:paraId="17BAD830" w14:textId="77777777" w:rsidR="00BB75A4" w:rsidRPr="00BB75A4" w:rsidRDefault="00BB75A4" w:rsidP="00BB75A4">
      <w:pPr>
        <w:rPr>
          <w:lang w:eastAsia="ja-JP"/>
        </w:rPr>
      </w:pPr>
      <w:r w:rsidRPr="00BB75A4">
        <w:rPr>
          <w:lang w:eastAsia="ja-JP"/>
        </w:rPr>
        <w:lastRenderedPageBreak/>
        <w:t xml:space="preserve">　</w:t>
      </w:r>
      <w:r w:rsidRPr="00BB75A4">
        <w:rPr>
          <w:lang w:eastAsia="ja-JP"/>
        </w:rPr>
        <w:t>――</w:t>
      </w:r>
      <w:r w:rsidRPr="00BB75A4">
        <w:rPr>
          <w:lang w:eastAsia="ja-JP"/>
        </w:rPr>
        <w:br/>
      </w:r>
      <w:r w:rsidRPr="00BB75A4">
        <w:rPr>
          <w:lang w:eastAsia="ja-JP"/>
        </w:rPr>
        <w:t xml:space="preserve">　</w:t>
      </w:r>
      <w:r w:rsidRPr="00BB75A4">
        <w:rPr>
          <w:lang w:eastAsia="ja-JP"/>
        </w:rPr>
        <w:t>――――</w:t>
      </w:r>
    </w:p>
    <w:p w14:paraId="76045771" w14:textId="77777777" w:rsidR="00BB75A4" w:rsidRPr="00BB75A4" w:rsidRDefault="00BB75A4" w:rsidP="00BB75A4">
      <w:pPr>
        <w:rPr>
          <w:lang w:eastAsia="ja-JP"/>
        </w:rPr>
      </w:pPr>
      <w:r w:rsidRPr="00BB75A4">
        <w:rPr>
          <w:lang w:eastAsia="ja-JP"/>
        </w:rPr>
        <w:t xml:space="preserve">　リンネは、頭の中で囁く声に導かれて、光の届かない路地の中を黙々と歩いていた。</w:t>
      </w:r>
      <w:r w:rsidRPr="00BB75A4">
        <w:rPr>
          <w:lang w:eastAsia="ja-JP"/>
        </w:rPr>
        <w:br/>
      </w:r>
      <w:r w:rsidRPr="00BB75A4">
        <w:rPr>
          <w:lang w:eastAsia="ja-JP"/>
        </w:rPr>
        <w:t xml:space="preserve">　いくらリンネが止まろうと思っても、意志に反して身体は動き続ける。</w:t>
      </w:r>
      <w:r w:rsidRPr="00BB75A4">
        <w:rPr>
          <w:lang w:eastAsia="ja-JP"/>
        </w:rPr>
        <w:br/>
      </w:r>
      <w:r w:rsidRPr="00BB75A4">
        <w:rPr>
          <w:lang w:eastAsia="ja-JP"/>
        </w:rPr>
        <w:t xml:space="preserve">　やがて動きが止まると、リンネの足下にはネオンネビュラの暗渠（あんきょ）へと続く竪穴があった。</w:t>
      </w:r>
    </w:p>
    <w:p w14:paraId="1F9B781F"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ソコダ、ソレヲ開ケルンダ。</w:t>
      </w:r>
    </w:p>
    <w:p w14:paraId="2A5C10A9" w14:textId="77777777" w:rsidR="00BB75A4" w:rsidRPr="00BB75A4" w:rsidRDefault="00BB75A4" w:rsidP="00BB75A4">
      <w:pPr>
        <w:rPr>
          <w:lang w:eastAsia="ja-JP"/>
        </w:rPr>
      </w:pPr>
      <w:r w:rsidRPr="00BB75A4">
        <w:rPr>
          <w:lang w:eastAsia="ja-JP"/>
        </w:rPr>
        <w:t xml:space="preserve">　リンネは声に言われるがまま、竪穴の封を解く。</w:t>
      </w:r>
    </w:p>
    <w:p w14:paraId="28F7DD3E"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w:t>
      </w:r>
    </w:p>
    <w:p w14:paraId="47EF4FB1" w14:textId="77777777" w:rsidR="00BB75A4" w:rsidRPr="00BB75A4" w:rsidRDefault="00BB75A4" w:rsidP="00BB75A4">
      <w:pPr>
        <w:rPr>
          <w:lang w:eastAsia="ja-JP"/>
        </w:rPr>
      </w:pPr>
      <w:r w:rsidRPr="00BB75A4">
        <w:rPr>
          <w:lang w:eastAsia="ja-JP"/>
        </w:rPr>
        <w:t xml:space="preserve">　暗渠の中は、暗闇が広がっているだけで何もない。</w:t>
      </w:r>
      <w:r w:rsidRPr="00BB75A4">
        <w:rPr>
          <w:lang w:eastAsia="ja-JP"/>
        </w:rPr>
        <w:br/>
      </w:r>
      <w:r w:rsidRPr="00BB75A4">
        <w:rPr>
          <w:lang w:eastAsia="ja-JP"/>
        </w:rPr>
        <w:t xml:space="preserve">　首を傾げたリンネが穴を閉じようとしたその時、暗闇の中からひと際強い風が吹きつけた。</w:t>
      </w:r>
    </w:p>
    <w:p w14:paraId="42D10DAC" w14:textId="77777777" w:rsidR="00BB75A4" w:rsidRPr="00BB75A4" w:rsidRDefault="00BB75A4" w:rsidP="00BB75A4">
      <w:pPr>
        <w:rPr>
          <w:lang w:eastAsia="ja-JP"/>
        </w:rPr>
      </w:pPr>
      <w:r w:rsidRPr="00BB75A4">
        <w:rPr>
          <w:lang w:eastAsia="ja-JP"/>
        </w:rPr>
        <w:t xml:space="preserve">　「ん</w:t>
      </w:r>
      <w:r w:rsidRPr="00BB75A4">
        <w:rPr>
          <w:lang w:eastAsia="ja-JP"/>
        </w:rPr>
        <w:t>……</w:t>
      </w:r>
      <w:r w:rsidRPr="00BB75A4">
        <w:rPr>
          <w:lang w:eastAsia="ja-JP"/>
        </w:rPr>
        <w:t>っ！？」</w:t>
      </w:r>
    </w:p>
    <w:p w14:paraId="69064730" w14:textId="77777777" w:rsidR="00BB75A4" w:rsidRPr="00BB75A4" w:rsidRDefault="00BB75A4" w:rsidP="00BB75A4">
      <w:pPr>
        <w:rPr>
          <w:lang w:eastAsia="ja-JP"/>
        </w:rPr>
      </w:pPr>
      <w:r w:rsidRPr="00BB75A4">
        <w:rPr>
          <w:lang w:eastAsia="ja-JP"/>
        </w:rPr>
        <w:t xml:space="preserve">　頭の中でまた声がした。</w:t>
      </w:r>
      <w:r w:rsidRPr="00BB75A4">
        <w:rPr>
          <w:lang w:eastAsia="ja-JP"/>
        </w:rPr>
        <w:br/>
      </w:r>
      <w:r w:rsidRPr="00BB75A4">
        <w:rPr>
          <w:lang w:eastAsia="ja-JP"/>
        </w:rPr>
        <w:t xml:space="preserve">　今度は、さっきよりも鮮明に聞こえる。</w:t>
      </w:r>
    </w:p>
    <w:p w14:paraId="30E5F61F" w14:textId="77777777" w:rsidR="00BB75A4" w:rsidRPr="00BB75A4" w:rsidRDefault="00BB75A4" w:rsidP="00BB75A4">
      <w:pPr>
        <w:rPr>
          <w:lang w:eastAsia="zh-CN"/>
        </w:rPr>
      </w:pPr>
      <w:r w:rsidRPr="00BB75A4">
        <w:rPr>
          <w:lang w:eastAsia="ja-JP"/>
        </w:rPr>
        <w:t xml:space="preserve">　</w:t>
      </w:r>
      <w:r w:rsidRPr="00BB75A4">
        <w:rPr>
          <w:lang w:eastAsia="zh-CN"/>
        </w:rPr>
        <w:t>――</w:t>
      </w:r>
      <w:r w:rsidRPr="00BB75A4">
        <w:rPr>
          <w:lang w:eastAsia="zh-CN"/>
        </w:rPr>
        <w:t>ラヴィーナハセイコウサセテイタンダナ。</w:t>
      </w:r>
      <w:r w:rsidRPr="00BB75A4">
        <w:rPr>
          <w:lang w:eastAsia="zh-CN"/>
        </w:rPr>
        <w:br/>
      </w:r>
      <w:r w:rsidRPr="00BB75A4">
        <w:rPr>
          <w:lang w:eastAsia="zh-CN"/>
        </w:rPr>
        <w:t xml:space="preserve">　コレデ、セッカクテニイレタカラダヲ、ウシナワズニスム。</w:t>
      </w:r>
    </w:p>
    <w:p w14:paraId="011FDC81" w14:textId="77777777" w:rsidR="00BB75A4" w:rsidRPr="00BB75A4" w:rsidRDefault="00BB75A4" w:rsidP="00BB75A4">
      <w:pPr>
        <w:rPr>
          <w:lang w:eastAsia="zh-CN"/>
        </w:rPr>
      </w:pPr>
      <w:r w:rsidRPr="00BB75A4">
        <w:rPr>
          <w:lang w:eastAsia="zh-CN"/>
        </w:rPr>
        <w:t xml:space="preserve">　「え？」</w:t>
      </w:r>
    </w:p>
    <w:p w14:paraId="3E5B0127" w14:textId="77777777" w:rsidR="00BB75A4" w:rsidRPr="00BB75A4" w:rsidRDefault="00BB75A4" w:rsidP="00BB75A4">
      <w:pPr>
        <w:rPr>
          <w:lang w:eastAsia="zh-CN"/>
        </w:rPr>
      </w:pPr>
      <w:r w:rsidRPr="00BB75A4">
        <w:rPr>
          <w:lang w:eastAsia="zh-CN"/>
        </w:rPr>
        <w:t xml:space="preserve">　</w:t>
      </w:r>
      <w:r w:rsidRPr="00BB75A4">
        <w:rPr>
          <w:lang w:eastAsia="zh-CN"/>
        </w:rPr>
        <w:t>――</w:t>
      </w:r>
      <w:r w:rsidRPr="00BB75A4">
        <w:rPr>
          <w:lang w:eastAsia="zh-CN"/>
        </w:rPr>
        <w:t>コレカラヨロシク、リンネ。アタシハ</w:t>
      </w:r>
      <w:r w:rsidRPr="00BB75A4">
        <w:rPr>
          <w:lang w:eastAsia="zh-CN"/>
        </w:rPr>
        <w:t>……</w:t>
      </w:r>
      <w:r w:rsidRPr="00BB75A4">
        <w:rPr>
          <w:lang w:eastAsia="zh-CN"/>
        </w:rPr>
        <w:t>。</w:t>
      </w:r>
    </w:p>
    <w:p w14:paraId="4448092A" w14:textId="77777777" w:rsidR="00BB75A4" w:rsidRPr="00BB75A4" w:rsidRDefault="00BB75A4" w:rsidP="00BB75A4">
      <w:pPr>
        <w:rPr>
          <w:lang w:eastAsia="zh-CN"/>
        </w:rPr>
      </w:pPr>
      <w:r w:rsidRPr="00BB75A4">
        <w:rPr>
          <w:lang w:eastAsia="zh-CN"/>
        </w:rPr>
        <w:t xml:space="preserve">　「おーい、リンネー！」</w:t>
      </w:r>
      <w:r w:rsidRPr="00BB75A4">
        <w:rPr>
          <w:lang w:eastAsia="zh-CN"/>
        </w:rPr>
        <w:br/>
      </w:r>
      <w:r w:rsidRPr="00BB75A4">
        <w:rPr>
          <w:lang w:eastAsia="zh-CN"/>
        </w:rPr>
        <w:t xml:space="preserve">　「リンネさーん！」</w:t>
      </w:r>
    </w:p>
    <w:p w14:paraId="1A9466F4" w14:textId="77777777" w:rsidR="00BB75A4" w:rsidRPr="00BB75A4" w:rsidRDefault="00BB75A4" w:rsidP="00BB75A4">
      <w:pPr>
        <w:rPr>
          <w:lang w:eastAsia="zh-CN"/>
        </w:rPr>
      </w:pPr>
      <w:r w:rsidRPr="00BB75A4">
        <w:rPr>
          <w:lang w:eastAsia="zh-CN"/>
        </w:rPr>
        <w:t xml:space="preserve">　リンネの頭に響いていた声は、かき消えた。</w:t>
      </w:r>
    </w:p>
    <w:p w14:paraId="4A3E582F" w14:textId="77777777" w:rsidR="00BB75A4" w:rsidRPr="00BB75A4" w:rsidRDefault="00BB75A4" w:rsidP="00BB75A4">
      <w:pPr>
        <w:rPr>
          <w:lang w:eastAsia="zh-CN"/>
        </w:rPr>
      </w:pPr>
      <w:r w:rsidRPr="00BB75A4">
        <w:rPr>
          <w:lang w:eastAsia="zh-CN"/>
        </w:rPr>
        <w:t xml:space="preserve">　「こんな所でぼーっとして、どうしたんだ？」</w:t>
      </w:r>
      <w:r w:rsidRPr="00BB75A4">
        <w:rPr>
          <w:lang w:eastAsia="zh-CN"/>
        </w:rPr>
        <w:br/>
      </w:r>
      <w:r w:rsidRPr="00BB75A4">
        <w:rPr>
          <w:lang w:eastAsia="zh-CN"/>
        </w:rPr>
        <w:t xml:space="preserve">　「</w:t>
      </w:r>
      <w:r w:rsidRPr="00BB75A4">
        <w:rPr>
          <w:lang w:eastAsia="zh-CN"/>
        </w:rPr>
        <w:t>…………</w:t>
      </w:r>
      <w:r w:rsidRPr="00BB75A4">
        <w:rPr>
          <w:lang w:eastAsia="zh-CN"/>
        </w:rPr>
        <w:t>」</w:t>
      </w:r>
      <w:r w:rsidRPr="00BB75A4">
        <w:rPr>
          <w:lang w:eastAsia="zh-CN"/>
        </w:rPr>
        <w:br/>
      </w:r>
      <w:r w:rsidRPr="00BB75A4">
        <w:rPr>
          <w:lang w:eastAsia="zh-CN"/>
        </w:rPr>
        <w:t xml:space="preserve">　「リンネ？」</w:t>
      </w:r>
      <w:r w:rsidRPr="00BB75A4">
        <w:rPr>
          <w:lang w:eastAsia="zh-CN"/>
        </w:rPr>
        <w:br/>
      </w:r>
      <w:r w:rsidRPr="00BB75A4">
        <w:rPr>
          <w:lang w:eastAsia="zh-CN"/>
        </w:rPr>
        <w:t xml:space="preserve">　「ううん、なんでもない」</w:t>
      </w:r>
    </w:p>
    <w:p w14:paraId="54C9F018" w14:textId="77777777" w:rsidR="00BB75A4" w:rsidRPr="00BB75A4" w:rsidRDefault="00BB75A4" w:rsidP="00BB75A4">
      <w:pPr>
        <w:rPr>
          <w:lang w:eastAsia="zh-CN"/>
        </w:rPr>
      </w:pPr>
      <w:r w:rsidRPr="00BB75A4">
        <w:rPr>
          <w:lang w:eastAsia="zh-CN"/>
        </w:rPr>
        <w:t xml:space="preserve">　リンネは寂しそうな笑みを浮かべると、いつもの調子に戻った。</w:t>
      </w:r>
      <w:r w:rsidRPr="00BB75A4">
        <w:rPr>
          <w:lang w:eastAsia="zh-CN"/>
        </w:rPr>
        <w:br/>
      </w:r>
      <w:r w:rsidRPr="00BB75A4">
        <w:rPr>
          <w:lang w:eastAsia="zh-CN"/>
        </w:rPr>
        <w:t xml:space="preserve">　頭の中に響くあの声はなんだったのか。</w:t>
      </w:r>
      <w:r w:rsidRPr="00BB75A4">
        <w:rPr>
          <w:lang w:eastAsia="zh-CN"/>
        </w:rPr>
        <w:br/>
      </w:r>
      <w:r w:rsidRPr="00BB75A4">
        <w:rPr>
          <w:lang w:eastAsia="zh-CN"/>
        </w:rPr>
        <w:t xml:space="preserve">　リンネは何度か声をかけてみたものの、それきり答えが返ってくる事はなかった。</w:t>
      </w:r>
    </w:p>
    <w:p w14:paraId="620CAD92" w14:textId="77777777" w:rsidR="00BB75A4" w:rsidRPr="00BB75A4" w:rsidRDefault="00BB75A4" w:rsidP="00BB75A4">
      <w:pPr>
        <w:rPr>
          <w:lang w:eastAsia="zh-CN"/>
        </w:rPr>
      </w:pPr>
      <w:r w:rsidRPr="00BB75A4">
        <w:rPr>
          <w:lang w:eastAsia="zh-CN"/>
        </w:rPr>
        <w:pict w14:anchorId="3621064F">
          <v:rect id="_x0000_i1139" style="width:0;height:.75pt" o:hralign="center" o:hrstd="t" o:hrnoshade="t" o:hr="t" fillcolor="#777" stroked="f"/>
        </w:pict>
      </w:r>
    </w:p>
    <w:p w14:paraId="1B6BA69D" w14:textId="77777777" w:rsidR="00BB75A4" w:rsidRPr="00BB75A4" w:rsidRDefault="00BB75A4" w:rsidP="00BB75A4">
      <w:pPr>
        <w:rPr>
          <w:b/>
          <w:bCs/>
          <w:lang w:eastAsia="zh-CN"/>
        </w:rPr>
      </w:pPr>
      <w:r w:rsidRPr="00BB75A4">
        <w:rPr>
          <w:b/>
          <w:bCs/>
          <w:lang w:eastAsia="zh-CN"/>
        </w:rPr>
        <w:t> EPISODE8</w:t>
      </w:r>
      <w:r w:rsidRPr="00BB75A4">
        <w:rPr>
          <w:b/>
          <w:bCs/>
          <w:lang w:eastAsia="zh-CN"/>
        </w:rPr>
        <w:t xml:space="preserve">　ボイスログ</w:t>
      </w:r>
    </w:p>
    <w:p w14:paraId="0BE39015" w14:textId="77777777" w:rsidR="00BB75A4" w:rsidRPr="00BB75A4" w:rsidRDefault="00BB75A4" w:rsidP="00BB75A4">
      <w:pPr>
        <w:rPr>
          <w:lang w:eastAsia="zh-CN"/>
        </w:rPr>
      </w:pPr>
      <w:r w:rsidRPr="00BB75A4">
        <w:rPr>
          <w:lang w:eastAsia="zh-CN"/>
        </w:rPr>
        <w:pict w14:anchorId="2BFBCDC1">
          <v:rect id="_x0000_i1140" style="width:0;height:.75pt" o:hralign="center" o:hrstd="t" o:hrnoshade="t" o:hr="t" fillcolor="#777" stroked="f"/>
        </w:pict>
      </w:r>
    </w:p>
    <w:p w14:paraId="341B2E33" w14:textId="77777777" w:rsidR="00BB75A4" w:rsidRPr="00BB75A4" w:rsidRDefault="00BB75A4" w:rsidP="00BB75A4">
      <w:pPr>
        <w:rPr>
          <w:lang w:eastAsia="zh-CN"/>
        </w:rPr>
      </w:pPr>
      <w:r w:rsidRPr="00BB75A4">
        <w:rPr>
          <w:lang w:eastAsia="zh-CN"/>
        </w:rPr>
        <w:t xml:space="preserve">　吹きすさぶ風と強い太陽の日差しが降り注ぐウェイストランドの砂漠の上を、一匹の砂ネズミが走っていた。</w:t>
      </w:r>
      <w:r w:rsidRPr="00BB75A4">
        <w:rPr>
          <w:lang w:eastAsia="zh-CN"/>
        </w:rPr>
        <w:br/>
      </w:r>
      <w:r w:rsidRPr="00BB75A4">
        <w:rPr>
          <w:lang w:eastAsia="zh-CN"/>
        </w:rPr>
        <w:t xml:space="preserve">　その大きな身体の上には黒いケープをまとった女がまたがっていて、砂ネズミ用にこしらえた背のうの部分には意識のない数人の男たちが横たえられて</w:t>
      </w:r>
      <w:r w:rsidRPr="00BB75A4">
        <w:rPr>
          <w:lang w:eastAsia="zh-CN"/>
        </w:rPr>
        <w:lastRenderedPageBreak/>
        <w:t>いる。</w:t>
      </w:r>
      <w:r w:rsidRPr="00BB75A4">
        <w:rPr>
          <w:lang w:eastAsia="zh-CN"/>
        </w:rPr>
        <w:br/>
      </w:r>
      <w:r w:rsidRPr="00BB75A4">
        <w:rPr>
          <w:lang w:eastAsia="zh-CN"/>
        </w:rPr>
        <w:t xml:space="preserve">　跳躍＜テレポート＞の異能に目覚めた少女を追いかけていた彼らは、突然背後から現れたサンドワームとそれを利用した彼女によって、狩られていたのだ。</w:t>
      </w:r>
    </w:p>
    <w:p w14:paraId="11C839B0" w14:textId="77777777" w:rsidR="00BB75A4" w:rsidRPr="00BB75A4" w:rsidRDefault="00BB75A4" w:rsidP="00BB75A4">
      <w:pPr>
        <w:rPr>
          <w:lang w:eastAsia="zh-CN"/>
        </w:rPr>
      </w:pPr>
      <w:r w:rsidRPr="00BB75A4">
        <w:rPr>
          <w:lang w:eastAsia="zh-CN"/>
        </w:rPr>
        <w:t xml:space="preserve">　女は人間を材料にする商人だ。</w:t>
      </w:r>
      <w:r w:rsidRPr="00BB75A4">
        <w:rPr>
          <w:lang w:eastAsia="zh-CN"/>
        </w:rPr>
        <w:br/>
      </w:r>
      <w:r w:rsidRPr="00BB75A4">
        <w:rPr>
          <w:lang w:eastAsia="zh-CN"/>
        </w:rPr>
        <w:t xml:space="preserve">　身質の良い男たち＜材料＞を手に入れられて喜んだ彼女は、やがて彼らが自分の住処から商売道具の少女を誘拐して何をするつもりだったのか気になった。</w:t>
      </w:r>
    </w:p>
    <w:p w14:paraId="4959E2A3" w14:textId="77777777" w:rsidR="00BB75A4" w:rsidRPr="00BB75A4" w:rsidRDefault="00BB75A4" w:rsidP="00BB75A4">
      <w:pPr>
        <w:rPr>
          <w:lang w:eastAsia="zh-CN"/>
        </w:rPr>
      </w:pPr>
      <w:r w:rsidRPr="00BB75A4">
        <w:rPr>
          <w:lang w:eastAsia="zh-CN"/>
        </w:rPr>
        <w:t xml:space="preserve">　「１人ぐらい生け捕りにすれば良かったねぇ」</w:t>
      </w:r>
    </w:p>
    <w:p w14:paraId="18586EEB" w14:textId="77777777" w:rsidR="00BB75A4" w:rsidRPr="00BB75A4" w:rsidRDefault="00BB75A4" w:rsidP="00BB75A4">
      <w:pPr>
        <w:rPr>
          <w:lang w:eastAsia="zh-CN"/>
        </w:rPr>
      </w:pPr>
      <w:r w:rsidRPr="00BB75A4">
        <w:rPr>
          <w:lang w:eastAsia="zh-CN"/>
        </w:rPr>
        <w:t xml:space="preserve">　そうぼやくと、女は視界の隅にここにはあるはずのない色を見つけてしまう。</w:t>
      </w:r>
      <w:r w:rsidRPr="00BB75A4">
        <w:rPr>
          <w:lang w:eastAsia="zh-CN"/>
        </w:rPr>
        <w:br/>
      </w:r>
      <w:r w:rsidRPr="00BB75A4">
        <w:rPr>
          <w:lang w:eastAsia="zh-CN"/>
        </w:rPr>
        <w:t xml:space="preserve">　空と砂漠の境界線にたゆたう、真っ黒い空間を。</w:t>
      </w:r>
      <w:r w:rsidRPr="00BB75A4">
        <w:rPr>
          <w:lang w:eastAsia="zh-CN"/>
        </w:rPr>
        <w:br/>
      </w:r>
      <w:r w:rsidRPr="00BB75A4">
        <w:rPr>
          <w:lang w:eastAsia="zh-CN"/>
        </w:rPr>
        <w:t xml:space="preserve">　警戒しながら近づいていくと、その空間の先には女が見た事もないような光景が広がっていたのだ。</w:t>
      </w:r>
    </w:p>
    <w:p w14:paraId="13A3EFD6" w14:textId="77777777" w:rsidR="00BB75A4" w:rsidRPr="00BB75A4" w:rsidRDefault="00BB75A4" w:rsidP="00BB75A4">
      <w:pPr>
        <w:rPr>
          <w:lang w:eastAsia="zh-CN"/>
        </w:rPr>
      </w:pPr>
      <w:r w:rsidRPr="00BB75A4">
        <w:rPr>
          <w:lang w:eastAsia="zh-CN"/>
        </w:rPr>
        <w:t xml:space="preserve">　「まさか、この先にアイリーニが</w:t>
      </w:r>
      <w:r w:rsidRPr="00BB75A4">
        <w:rPr>
          <w:lang w:eastAsia="zh-CN"/>
        </w:rPr>
        <w:t>――</w:t>
      </w:r>
      <w:r w:rsidRPr="00BB75A4">
        <w:rPr>
          <w:lang w:eastAsia="zh-CN"/>
        </w:rPr>
        <w:t>」</w:t>
      </w:r>
    </w:p>
    <w:p w14:paraId="13349CA4" w14:textId="77777777" w:rsidR="00BB75A4" w:rsidRPr="00BB75A4" w:rsidRDefault="00BB75A4" w:rsidP="00BB75A4">
      <w:pPr>
        <w:rPr>
          <w:lang w:eastAsia="zh-CN"/>
        </w:rPr>
      </w:pPr>
      <w:r w:rsidRPr="00BB75A4">
        <w:rPr>
          <w:lang w:eastAsia="zh-CN"/>
        </w:rPr>
        <w:t xml:space="preserve">　女が興味本位で中を覗きこもうと接近したその時、向こう側の空間から金属質の甲冑を着こんだ人物が現れた。</w:t>
      </w:r>
      <w:r w:rsidRPr="00BB75A4">
        <w:rPr>
          <w:lang w:eastAsia="zh-CN"/>
        </w:rPr>
        <w:br/>
      </w:r>
      <w:r w:rsidRPr="00BB75A4">
        <w:rPr>
          <w:lang w:eastAsia="zh-CN"/>
        </w:rPr>
        <w:t xml:space="preserve">　液体を剣に変えたその人物のただならぬ気配を前にして、女は潔く撤退した。</w:t>
      </w:r>
      <w:r w:rsidRPr="00BB75A4">
        <w:rPr>
          <w:lang w:eastAsia="zh-CN"/>
        </w:rPr>
        <w:br/>
      </w:r>
      <w:r w:rsidRPr="00BB75A4">
        <w:rPr>
          <w:lang w:eastAsia="zh-CN"/>
        </w:rPr>
        <w:t xml:space="preserve">　砂ネズミに揺れる視界の中、女は向こう側に見えた景色に想いを馳せる。</w:t>
      </w:r>
    </w:p>
    <w:p w14:paraId="646A0662" w14:textId="77777777" w:rsidR="00BB75A4" w:rsidRPr="00BB75A4" w:rsidRDefault="00BB75A4" w:rsidP="00BB75A4">
      <w:pPr>
        <w:rPr>
          <w:lang w:eastAsia="zh-CN"/>
        </w:rPr>
      </w:pPr>
      <w:r w:rsidRPr="00BB75A4">
        <w:rPr>
          <w:lang w:eastAsia="zh-CN"/>
        </w:rPr>
        <w:t xml:space="preserve">　「楽しくなって来たじゃないか</w:t>
      </w:r>
      <w:r w:rsidRPr="00BB75A4">
        <w:rPr>
          <w:lang w:eastAsia="zh-CN"/>
        </w:rPr>
        <w:t>……</w:t>
      </w:r>
      <w:r w:rsidRPr="00BB75A4">
        <w:rPr>
          <w:lang w:eastAsia="zh-CN"/>
        </w:rPr>
        <w:t>」</w:t>
      </w:r>
    </w:p>
    <w:p w14:paraId="5283D064" w14:textId="77777777" w:rsidR="00BB75A4" w:rsidRPr="00BB75A4" w:rsidRDefault="00BB75A4" w:rsidP="00BB75A4">
      <w:pPr>
        <w:rPr>
          <w:lang w:eastAsia="zh-CN"/>
        </w:rPr>
      </w:pPr>
      <w:r w:rsidRPr="00BB75A4">
        <w:rPr>
          <w:lang w:eastAsia="zh-CN"/>
        </w:rPr>
        <w:t xml:space="preserve">　微かに見えた景色だけでも、ウェイストランドにはないもので溢れかえっていた事が分かった。</w:t>
      </w:r>
      <w:r w:rsidRPr="00BB75A4">
        <w:rPr>
          <w:lang w:eastAsia="zh-CN"/>
        </w:rPr>
        <w:br/>
      </w:r>
      <w:r w:rsidRPr="00BB75A4">
        <w:rPr>
          <w:lang w:eastAsia="zh-CN"/>
        </w:rPr>
        <w:t xml:space="preserve">　どうにかしてあの世界に行けないものか</w:t>
      </w:r>
      <w:r w:rsidRPr="00BB75A4">
        <w:rPr>
          <w:lang w:eastAsia="zh-CN"/>
        </w:rPr>
        <w:t>――</w:t>
      </w:r>
      <w:r w:rsidRPr="00BB75A4">
        <w:rPr>
          <w:lang w:eastAsia="zh-CN"/>
        </w:rPr>
        <w:t>頭の中で銭勘定を始めたその時、進行方向で何かが煌めいた。</w:t>
      </w:r>
      <w:r w:rsidRPr="00BB75A4">
        <w:rPr>
          <w:lang w:eastAsia="zh-CN"/>
        </w:rPr>
        <w:br/>
      </w:r>
      <w:r w:rsidRPr="00BB75A4">
        <w:rPr>
          <w:lang w:eastAsia="zh-CN"/>
        </w:rPr>
        <w:t xml:space="preserve">　女は砂ネズミに取りつけた手綱を引いて止まるよう命令すると、砂ネズミから降りて身を屈めながら対象に接近していく。</w:t>
      </w:r>
      <w:r w:rsidRPr="00BB75A4">
        <w:rPr>
          <w:lang w:eastAsia="zh-CN"/>
        </w:rPr>
        <w:br/>
      </w:r>
      <w:r w:rsidRPr="00BB75A4">
        <w:rPr>
          <w:lang w:eastAsia="zh-CN"/>
        </w:rPr>
        <w:t xml:space="preserve">　やがて、女は砂漠に埋もれていた何かを拾った。</w:t>
      </w:r>
      <w:r w:rsidRPr="00BB75A4">
        <w:rPr>
          <w:lang w:eastAsia="zh-CN"/>
        </w:rPr>
        <w:br/>
      </w:r>
      <w:r w:rsidRPr="00BB75A4">
        <w:rPr>
          <w:lang w:eastAsia="zh-CN"/>
        </w:rPr>
        <w:t xml:space="preserve">　それは細長い板状の物体で、前面はひび割れたガラスのようなものが、背面は黒い金属に覆われていた。</w:t>
      </w:r>
    </w:p>
    <w:p w14:paraId="25DE70A9" w14:textId="77777777" w:rsidR="00BB75A4" w:rsidRPr="00BB75A4" w:rsidRDefault="00BB75A4" w:rsidP="00BB75A4">
      <w:pPr>
        <w:rPr>
          <w:lang w:eastAsia="zh-CN"/>
        </w:rPr>
      </w:pPr>
      <w:r w:rsidRPr="00BB75A4">
        <w:rPr>
          <w:lang w:eastAsia="zh-CN"/>
        </w:rPr>
        <w:t xml:space="preserve">　「なんだい、こりゃ</w:t>
      </w:r>
      <w:r w:rsidRPr="00BB75A4">
        <w:rPr>
          <w:lang w:eastAsia="zh-CN"/>
        </w:rPr>
        <w:t>……</w:t>
      </w:r>
      <w:r w:rsidRPr="00BB75A4">
        <w:rPr>
          <w:lang w:eastAsia="zh-CN"/>
        </w:rPr>
        <w:t>」</w:t>
      </w:r>
    </w:p>
    <w:p w14:paraId="6194BF30" w14:textId="77777777" w:rsidR="00BB75A4" w:rsidRPr="00BB75A4" w:rsidRDefault="00BB75A4" w:rsidP="00BB75A4">
      <w:pPr>
        <w:rPr>
          <w:lang w:eastAsia="zh-CN"/>
        </w:rPr>
      </w:pPr>
      <w:r w:rsidRPr="00BB75A4">
        <w:rPr>
          <w:lang w:eastAsia="zh-CN"/>
        </w:rPr>
        <w:t xml:space="preserve">　試しに手に持って振ってみたが、何も起こらない。</w:t>
      </w:r>
      <w:r w:rsidRPr="00BB75A4">
        <w:rPr>
          <w:lang w:eastAsia="zh-CN"/>
        </w:rPr>
        <w:br/>
      </w:r>
      <w:r w:rsidRPr="00BB75A4">
        <w:rPr>
          <w:lang w:eastAsia="zh-CN"/>
        </w:rPr>
        <w:t xml:space="preserve">　最初は武器かと思って警戒したが、どうやらそうではないようだ。</w:t>
      </w:r>
      <w:r w:rsidRPr="00BB75A4">
        <w:rPr>
          <w:lang w:eastAsia="zh-CN"/>
        </w:rPr>
        <w:br/>
      </w:r>
      <w:r w:rsidRPr="00BB75A4">
        <w:rPr>
          <w:lang w:eastAsia="zh-CN"/>
        </w:rPr>
        <w:t xml:space="preserve">　次に女は、ガラス面を指先で何度か叩いてみた。その瞬間</w:t>
      </w:r>
      <w:r w:rsidRPr="00BB75A4">
        <w:rPr>
          <w:lang w:eastAsia="zh-CN"/>
        </w:rPr>
        <w:t>――</w:t>
      </w:r>
    </w:p>
    <w:p w14:paraId="22776C55" w14:textId="77777777" w:rsidR="00BB75A4" w:rsidRPr="00BB75A4" w:rsidRDefault="00BB75A4" w:rsidP="00BB75A4">
      <w:pPr>
        <w:rPr>
          <w:lang w:eastAsia="zh-CN"/>
        </w:rPr>
      </w:pPr>
      <w:r w:rsidRPr="00BB75A4">
        <w:rPr>
          <w:lang w:eastAsia="zh-CN"/>
        </w:rPr>
        <w:t xml:space="preserve">　</w:t>
      </w:r>
      <w:r w:rsidRPr="00BB75A4">
        <w:rPr>
          <w:lang w:eastAsia="zh-CN"/>
        </w:rPr>
        <w:t>――</w:t>
      </w:r>
      <w:r w:rsidRPr="00BB75A4">
        <w:rPr>
          <w:lang w:eastAsia="zh-CN"/>
        </w:rPr>
        <w:t>バラララララッ！！！！</w:t>
      </w:r>
    </w:p>
    <w:p w14:paraId="5A83AED3" w14:textId="77777777" w:rsidR="00BB75A4" w:rsidRPr="00BB75A4" w:rsidRDefault="00BB75A4" w:rsidP="00BB75A4">
      <w:pPr>
        <w:rPr>
          <w:lang w:eastAsia="zh-CN"/>
        </w:rPr>
      </w:pPr>
      <w:r w:rsidRPr="00BB75A4">
        <w:rPr>
          <w:lang w:eastAsia="zh-CN"/>
        </w:rPr>
        <w:t xml:space="preserve">　「うおっ！？」</w:t>
      </w:r>
    </w:p>
    <w:p w14:paraId="08D6CC77" w14:textId="77777777" w:rsidR="00BB75A4" w:rsidRPr="00BB75A4" w:rsidRDefault="00BB75A4" w:rsidP="00BB75A4">
      <w:pPr>
        <w:rPr>
          <w:lang w:eastAsia="zh-CN"/>
        </w:rPr>
      </w:pPr>
      <w:r w:rsidRPr="00BB75A4">
        <w:rPr>
          <w:lang w:eastAsia="zh-CN"/>
        </w:rPr>
        <w:t xml:space="preserve">　思わず耳を塞いでしまう程の発砲音が、辺りに鳴り響いたのだ。女は身を伏せて様子を伺ってみたものの、特に何も起こらなかった。</w:t>
      </w:r>
      <w:r w:rsidRPr="00BB75A4">
        <w:rPr>
          <w:lang w:eastAsia="zh-CN"/>
        </w:rPr>
        <w:br/>
      </w:r>
      <w:r w:rsidRPr="00BB75A4">
        <w:rPr>
          <w:lang w:eastAsia="zh-CN"/>
        </w:rPr>
        <w:t xml:space="preserve">　これから起こるとすれば、今の物音を聞きつけたサンドワームがここにやって来るかどうかだ。</w:t>
      </w:r>
    </w:p>
    <w:p w14:paraId="336EB5B7" w14:textId="77777777" w:rsidR="00BB75A4" w:rsidRPr="00BB75A4" w:rsidRDefault="00BB75A4" w:rsidP="00BB75A4">
      <w:pPr>
        <w:rPr>
          <w:lang w:eastAsia="zh-CN"/>
        </w:rPr>
      </w:pPr>
      <w:r w:rsidRPr="00BB75A4">
        <w:rPr>
          <w:lang w:eastAsia="zh-CN"/>
        </w:rPr>
        <w:t xml:space="preserve">　「ったく、ただの脅しかい。こんな不気味な虫笛、初めて見たよ</w:t>
      </w:r>
      <w:r w:rsidRPr="00BB75A4">
        <w:rPr>
          <w:lang w:eastAsia="zh-CN"/>
        </w:rPr>
        <w:t>……</w:t>
      </w:r>
      <w:r w:rsidRPr="00BB75A4">
        <w:rPr>
          <w:lang w:eastAsia="zh-CN"/>
        </w:rPr>
        <w:t>」</w:t>
      </w:r>
    </w:p>
    <w:p w14:paraId="393E0812" w14:textId="77777777" w:rsidR="00BB75A4" w:rsidRPr="00BB75A4" w:rsidRDefault="00BB75A4" w:rsidP="00BB75A4">
      <w:pPr>
        <w:rPr>
          <w:lang w:eastAsia="ja-JP"/>
        </w:rPr>
      </w:pPr>
      <w:r w:rsidRPr="00BB75A4">
        <w:rPr>
          <w:lang w:eastAsia="zh-CN"/>
        </w:rPr>
        <w:lastRenderedPageBreak/>
        <w:t xml:space="preserve">　</w:t>
      </w:r>
      <w:r w:rsidRPr="00BB75A4">
        <w:rPr>
          <w:lang w:eastAsia="ja-JP"/>
        </w:rPr>
        <w:t>音が一向に鳴りやまない事に痺れを切らした女は、ガラス面を適当に弄り出した。</w:t>
      </w:r>
      <w:r w:rsidRPr="00BB75A4">
        <w:rPr>
          <w:lang w:eastAsia="ja-JP"/>
        </w:rPr>
        <w:br/>
      </w:r>
      <w:r w:rsidRPr="00BB75A4">
        <w:rPr>
          <w:lang w:eastAsia="ja-JP"/>
        </w:rPr>
        <w:t xml:space="preserve">　ようやく音が鳴り止んだ。女が板に向かって悪態をつくと、砕けたガラスの向こうから誰かの声がした。</w:t>
      </w:r>
    </w:p>
    <w:p w14:paraId="1BC8652C" w14:textId="77777777" w:rsidR="00BB75A4" w:rsidRPr="00BB75A4" w:rsidRDefault="00BB75A4" w:rsidP="00BB75A4">
      <w:pPr>
        <w:rPr>
          <w:lang w:eastAsia="ja-JP"/>
        </w:rPr>
      </w:pPr>
      <w:r w:rsidRPr="00BB75A4">
        <w:rPr>
          <w:lang w:eastAsia="ja-JP"/>
        </w:rPr>
        <w:t xml:space="preserve">　『</w:t>
      </w:r>
      <w:r w:rsidRPr="00BB75A4">
        <w:rPr>
          <w:lang w:eastAsia="ja-JP"/>
        </w:rPr>
        <w:t>――</w:t>
      </w:r>
      <w:r w:rsidRPr="00BB75A4">
        <w:rPr>
          <w:lang w:eastAsia="ja-JP"/>
        </w:rPr>
        <w:t>今日は、またあの夢を見たんだ』</w:t>
      </w:r>
    </w:p>
    <w:p w14:paraId="71DDF929" w14:textId="77777777" w:rsidR="00BB75A4" w:rsidRPr="00BB75A4" w:rsidRDefault="00BB75A4" w:rsidP="00BB75A4">
      <w:pPr>
        <w:rPr>
          <w:lang w:eastAsia="ja-JP"/>
        </w:rPr>
      </w:pPr>
      <w:r w:rsidRPr="00BB75A4">
        <w:rPr>
          <w:lang w:eastAsia="ja-JP"/>
        </w:rPr>
        <w:t xml:space="preserve">　板から聞こえてきたのは、誰かの日々の生活をつづった記録らしい。記録は毎日つけていたわけではなく、この人物が気持ちや考えを整理する時に使うようだ。</w:t>
      </w:r>
    </w:p>
    <w:p w14:paraId="6BAC923A" w14:textId="77777777" w:rsidR="00BB75A4" w:rsidRPr="00BB75A4" w:rsidRDefault="00BB75A4" w:rsidP="00BB75A4">
      <w:pPr>
        <w:rPr>
          <w:lang w:eastAsia="ja-JP"/>
        </w:rPr>
      </w:pPr>
      <w:r w:rsidRPr="00BB75A4">
        <w:rPr>
          <w:lang w:eastAsia="ja-JP"/>
        </w:rPr>
        <w:t xml:space="preserve">　「ケケ、なんて女々しい野郎なんだい。こんなやつ、ウェイストランドじゃ真っ先に死んじまうよ」</w:t>
      </w:r>
    </w:p>
    <w:p w14:paraId="5672B07B" w14:textId="77777777" w:rsidR="00BB75A4" w:rsidRPr="00BB75A4" w:rsidRDefault="00BB75A4" w:rsidP="00BB75A4">
      <w:pPr>
        <w:rPr>
          <w:lang w:eastAsia="zh-CN"/>
        </w:rPr>
      </w:pPr>
      <w:r w:rsidRPr="00BB75A4">
        <w:rPr>
          <w:lang w:eastAsia="ja-JP"/>
        </w:rPr>
        <w:t xml:space="preserve">　</w:t>
      </w:r>
      <w:r w:rsidRPr="00BB75A4">
        <w:rPr>
          <w:lang w:eastAsia="zh-CN"/>
        </w:rPr>
        <w:t>それはつまり、裏を返せば彼がウェイストランドとは全く異なる土壌</w:t>
      </w:r>
      <w:r w:rsidRPr="00BB75A4">
        <w:rPr>
          <w:rFonts w:ascii="微软雅黑" w:eastAsia="微软雅黑" w:hAnsi="微软雅黑" w:cs="微软雅黑" w:hint="eastAsia"/>
          <w:lang w:eastAsia="zh-CN"/>
        </w:rPr>
        <w:t>・</w:t>
      </w:r>
      <w:r w:rsidRPr="00BB75A4">
        <w:rPr>
          <w:rFonts w:ascii="等线" w:eastAsia="等线" w:hAnsi="等线" w:cs="等线" w:hint="eastAsia"/>
          <w:lang w:eastAsia="zh-CN"/>
        </w:rPr>
        <w:t>文化に生きている事を意味していた。</w:t>
      </w:r>
      <w:r w:rsidRPr="00BB75A4">
        <w:rPr>
          <w:lang w:eastAsia="zh-CN"/>
        </w:rPr>
        <w:br/>
      </w:r>
      <w:r w:rsidRPr="00BB75A4">
        <w:rPr>
          <w:lang w:eastAsia="zh-CN"/>
        </w:rPr>
        <w:t xml:space="preserve">　いくつか記録を聞いてみたが、どれもくだらないものばかりだ。</w:t>
      </w:r>
    </w:p>
    <w:p w14:paraId="08E950CE" w14:textId="77777777" w:rsidR="00BB75A4" w:rsidRPr="00BB75A4" w:rsidRDefault="00BB75A4" w:rsidP="00BB75A4">
      <w:pPr>
        <w:rPr>
          <w:lang w:eastAsia="zh-CN"/>
        </w:rPr>
      </w:pPr>
      <w:r w:rsidRPr="00BB75A4">
        <w:rPr>
          <w:lang w:eastAsia="zh-CN"/>
        </w:rPr>
        <w:t xml:space="preserve">　「ま、これだけ珍しい物なら、いくらでも価格を吊り上げられそうだねぇ」</w:t>
      </w:r>
    </w:p>
    <w:p w14:paraId="79CD9472" w14:textId="77777777" w:rsidR="00BB75A4" w:rsidRPr="00BB75A4" w:rsidRDefault="00BB75A4" w:rsidP="00BB75A4">
      <w:pPr>
        <w:rPr>
          <w:lang w:eastAsia="zh-CN"/>
        </w:rPr>
      </w:pPr>
      <w:r w:rsidRPr="00BB75A4">
        <w:rPr>
          <w:lang w:eastAsia="zh-CN"/>
        </w:rPr>
        <w:t xml:space="preserve">　女は適当に再生した記録に耳を傾ける。</w:t>
      </w:r>
      <w:r w:rsidRPr="00BB75A4">
        <w:rPr>
          <w:lang w:eastAsia="zh-CN"/>
        </w:rPr>
        <w:br/>
      </w:r>
      <w:r w:rsidRPr="00BB75A4">
        <w:rPr>
          <w:lang w:eastAsia="zh-CN"/>
        </w:rPr>
        <w:t xml:space="preserve">　そろそろサンドワームが寄って来る頃合いだ、この記録を最後に聞いて引き上げるとしよう。</w:t>
      </w:r>
      <w:r w:rsidRPr="00BB75A4">
        <w:rPr>
          <w:lang w:eastAsia="zh-CN"/>
        </w:rPr>
        <w:br/>
      </w:r>
      <w:r w:rsidRPr="00BB75A4">
        <w:rPr>
          <w:lang w:eastAsia="zh-CN"/>
        </w:rPr>
        <w:t xml:space="preserve">　そう思って、女が音声に耳を傾けたその時</w:t>
      </w:r>
      <w:r w:rsidRPr="00BB75A4">
        <w:rPr>
          <w:lang w:eastAsia="zh-CN"/>
        </w:rPr>
        <w:t>――</w:t>
      </w:r>
      <w:r w:rsidRPr="00BB75A4">
        <w:rPr>
          <w:lang w:eastAsia="zh-CN"/>
        </w:rPr>
        <w:t>女は息を飲んだ。</w:t>
      </w:r>
    </w:p>
    <w:p w14:paraId="5EC4E0A8" w14:textId="77777777" w:rsidR="00BB75A4" w:rsidRPr="00BB75A4" w:rsidRDefault="00BB75A4" w:rsidP="00BB75A4">
      <w:pPr>
        <w:rPr>
          <w:lang w:eastAsia="zh-CN"/>
        </w:rPr>
      </w:pPr>
      <w:r w:rsidRPr="00BB75A4">
        <w:rPr>
          <w:lang w:eastAsia="zh-CN"/>
        </w:rPr>
        <w:t xml:space="preserve">　『</w:t>
      </w:r>
      <w:r w:rsidRPr="00BB75A4">
        <w:rPr>
          <w:lang w:eastAsia="zh-CN"/>
        </w:rPr>
        <w:t>――</w:t>
      </w:r>
      <w:r w:rsidRPr="00BB75A4">
        <w:rPr>
          <w:lang w:eastAsia="zh-CN"/>
        </w:rPr>
        <w:t>あの日、僕は怪人を見た。ブーメランのような帽子を被り、銀色に光る液体を剣に変える怪人を』</w:t>
      </w:r>
      <w:r w:rsidRPr="00BB75A4">
        <w:rPr>
          <w:lang w:eastAsia="zh-CN"/>
        </w:rPr>
        <w:br/>
      </w:r>
      <w:r w:rsidRPr="00BB75A4">
        <w:rPr>
          <w:lang w:eastAsia="zh-CN"/>
        </w:rPr>
        <w:t xml:space="preserve">　「へえ。なるほどねえ、あの穴の向こうにいた奴と、この小僧は関係があるのかい」</w:t>
      </w:r>
    </w:p>
    <w:p w14:paraId="41EB87FD" w14:textId="77777777" w:rsidR="00BB75A4" w:rsidRPr="00BB75A4" w:rsidRDefault="00BB75A4" w:rsidP="00BB75A4">
      <w:pPr>
        <w:rPr>
          <w:lang w:eastAsia="zh-CN"/>
        </w:rPr>
      </w:pPr>
      <w:r w:rsidRPr="00BB75A4">
        <w:rPr>
          <w:lang w:eastAsia="zh-CN"/>
        </w:rPr>
        <w:t xml:space="preserve">　あの扉の向こうに行かなければ。</w:t>
      </w:r>
      <w:r w:rsidRPr="00BB75A4">
        <w:rPr>
          <w:lang w:eastAsia="zh-CN"/>
        </w:rPr>
        <w:br/>
      </w:r>
      <w:r w:rsidRPr="00BB75A4">
        <w:rPr>
          <w:lang w:eastAsia="zh-CN"/>
        </w:rPr>
        <w:t xml:space="preserve">　女は口元を覆うヴェールの下で舌なめずりすると、砂丘の向こうへと姿を消すのだった。</w:t>
      </w:r>
    </w:p>
    <w:p w14:paraId="519F650B" w14:textId="77777777" w:rsidR="00BB75A4" w:rsidRPr="00BB75A4" w:rsidRDefault="00BB75A4">
      <w:pPr>
        <w:rPr>
          <w:rFonts w:hint="eastAsia"/>
          <w:lang w:eastAsia="zh-CN"/>
        </w:rPr>
      </w:pPr>
    </w:p>
    <w:sectPr w:rsidR="00BB75A4" w:rsidRPr="00BB75A4">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A1"/>
    <w:rsid w:val="000F68FC"/>
    <w:rsid w:val="00142E5D"/>
    <w:rsid w:val="004F2556"/>
    <w:rsid w:val="005B1EA1"/>
    <w:rsid w:val="00BB75A4"/>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12CF"/>
  <w15:chartTrackingRefBased/>
  <w15:docId w15:val="{DD6B033A-7039-4814-9249-E509496D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1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B1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B1EA1"/>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5B1E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1E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1EA1"/>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B1EA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1EA1"/>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B1EA1"/>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1EA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5B1EA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B1EA1"/>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5B1EA1"/>
    <w:rPr>
      <w:rFonts w:eastAsiaTheme="majorEastAsia" w:cstheme="majorBidi"/>
      <w:i/>
      <w:iCs/>
      <w:color w:val="0F4761" w:themeColor="accent1" w:themeShade="BF"/>
    </w:rPr>
  </w:style>
  <w:style w:type="character" w:customStyle="1" w:styleId="50">
    <w:name w:val="标题 5 字符"/>
    <w:basedOn w:val="a0"/>
    <w:link w:val="5"/>
    <w:uiPriority w:val="9"/>
    <w:semiHidden/>
    <w:rsid w:val="005B1EA1"/>
    <w:rPr>
      <w:rFonts w:eastAsiaTheme="majorEastAsia" w:cstheme="majorBidi"/>
      <w:color w:val="0F4761" w:themeColor="accent1" w:themeShade="BF"/>
    </w:rPr>
  </w:style>
  <w:style w:type="character" w:customStyle="1" w:styleId="60">
    <w:name w:val="标题 6 字符"/>
    <w:basedOn w:val="a0"/>
    <w:link w:val="6"/>
    <w:uiPriority w:val="9"/>
    <w:semiHidden/>
    <w:rsid w:val="005B1EA1"/>
    <w:rPr>
      <w:rFonts w:eastAsiaTheme="majorEastAsia" w:cstheme="majorBidi"/>
      <w:color w:val="595959" w:themeColor="text1" w:themeTint="A6"/>
    </w:rPr>
  </w:style>
  <w:style w:type="character" w:customStyle="1" w:styleId="70">
    <w:name w:val="标题 7 字符"/>
    <w:basedOn w:val="a0"/>
    <w:link w:val="7"/>
    <w:uiPriority w:val="9"/>
    <w:semiHidden/>
    <w:rsid w:val="005B1EA1"/>
    <w:rPr>
      <w:rFonts w:eastAsiaTheme="majorEastAsia" w:cstheme="majorBidi"/>
      <w:color w:val="595959" w:themeColor="text1" w:themeTint="A6"/>
    </w:rPr>
  </w:style>
  <w:style w:type="character" w:customStyle="1" w:styleId="80">
    <w:name w:val="标题 8 字符"/>
    <w:basedOn w:val="a0"/>
    <w:link w:val="8"/>
    <w:uiPriority w:val="9"/>
    <w:semiHidden/>
    <w:rsid w:val="005B1EA1"/>
    <w:rPr>
      <w:rFonts w:eastAsiaTheme="majorEastAsia" w:cstheme="majorBidi"/>
      <w:color w:val="272727" w:themeColor="text1" w:themeTint="D8"/>
    </w:rPr>
  </w:style>
  <w:style w:type="character" w:customStyle="1" w:styleId="90">
    <w:name w:val="标题 9 字符"/>
    <w:basedOn w:val="a0"/>
    <w:link w:val="9"/>
    <w:uiPriority w:val="9"/>
    <w:semiHidden/>
    <w:rsid w:val="005B1EA1"/>
    <w:rPr>
      <w:rFonts w:eastAsiaTheme="majorEastAsia" w:cstheme="majorBidi"/>
      <w:color w:val="272727" w:themeColor="text1" w:themeTint="D8"/>
    </w:rPr>
  </w:style>
  <w:style w:type="paragraph" w:styleId="a3">
    <w:name w:val="Title"/>
    <w:basedOn w:val="a"/>
    <w:next w:val="a"/>
    <w:link w:val="a4"/>
    <w:uiPriority w:val="10"/>
    <w:qFormat/>
    <w:rsid w:val="005B1E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1E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1E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1E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1EA1"/>
    <w:pPr>
      <w:spacing w:before="160" w:after="160"/>
      <w:jc w:val="center"/>
    </w:pPr>
    <w:rPr>
      <w:i/>
      <w:iCs/>
      <w:color w:val="404040" w:themeColor="text1" w:themeTint="BF"/>
    </w:rPr>
  </w:style>
  <w:style w:type="character" w:customStyle="1" w:styleId="a8">
    <w:name w:val="引用 字符"/>
    <w:basedOn w:val="a0"/>
    <w:link w:val="a7"/>
    <w:uiPriority w:val="29"/>
    <w:rsid w:val="005B1EA1"/>
    <w:rPr>
      <w:i/>
      <w:iCs/>
      <w:color w:val="404040" w:themeColor="text1" w:themeTint="BF"/>
    </w:rPr>
  </w:style>
  <w:style w:type="paragraph" w:styleId="a9">
    <w:name w:val="List Paragraph"/>
    <w:basedOn w:val="a"/>
    <w:uiPriority w:val="34"/>
    <w:qFormat/>
    <w:rsid w:val="005B1EA1"/>
    <w:pPr>
      <w:ind w:left="720"/>
      <w:contextualSpacing/>
    </w:pPr>
  </w:style>
  <w:style w:type="character" w:styleId="aa">
    <w:name w:val="Intense Emphasis"/>
    <w:basedOn w:val="a0"/>
    <w:uiPriority w:val="21"/>
    <w:qFormat/>
    <w:rsid w:val="005B1EA1"/>
    <w:rPr>
      <w:i/>
      <w:iCs/>
      <w:color w:val="0F4761" w:themeColor="accent1" w:themeShade="BF"/>
    </w:rPr>
  </w:style>
  <w:style w:type="paragraph" w:styleId="ab">
    <w:name w:val="Intense Quote"/>
    <w:basedOn w:val="a"/>
    <w:next w:val="a"/>
    <w:link w:val="ac"/>
    <w:uiPriority w:val="30"/>
    <w:qFormat/>
    <w:rsid w:val="005B1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1EA1"/>
    <w:rPr>
      <w:i/>
      <w:iCs/>
      <w:color w:val="0F4761" w:themeColor="accent1" w:themeShade="BF"/>
    </w:rPr>
  </w:style>
  <w:style w:type="character" w:styleId="ad">
    <w:name w:val="Intense Reference"/>
    <w:basedOn w:val="a0"/>
    <w:uiPriority w:val="32"/>
    <w:qFormat/>
    <w:rsid w:val="005B1EA1"/>
    <w:rPr>
      <w:b/>
      <w:bCs/>
      <w:smallCaps/>
      <w:color w:val="0F4761" w:themeColor="accent1" w:themeShade="BF"/>
      <w:spacing w:val="5"/>
    </w:rPr>
  </w:style>
  <w:style w:type="character" w:styleId="ae">
    <w:name w:val="Hyperlink"/>
    <w:basedOn w:val="a0"/>
    <w:uiPriority w:val="99"/>
    <w:unhideWhenUsed/>
    <w:rsid w:val="00BB75A4"/>
    <w:rPr>
      <w:color w:val="467886" w:themeColor="hyperlink"/>
      <w:u w:val="single"/>
    </w:rPr>
  </w:style>
  <w:style w:type="character" w:styleId="af">
    <w:name w:val="Unresolved Mention"/>
    <w:basedOn w:val="a0"/>
    <w:uiPriority w:val="99"/>
    <w:semiHidden/>
    <w:unhideWhenUsed/>
    <w:rsid w:val="00BB7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ikiwiki.jp/chunithmwiki/%E3%83%A9%E3%83%AB%E3%83%B4%E3%82%A1" TargetMode="External"/><Relationship Id="rId4" Type="http://schemas.openxmlformats.org/officeDocument/2006/relationships/hyperlink" Target="https://wikiwiki.jp/chunithmwiki/%E3%83%A2%E3%83%A2%EF%BC%86%E3%82%B8%E3%82%B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2354</Words>
  <Characters>13419</Characters>
  <Application>Microsoft Office Word</Application>
  <DocSecurity>0</DocSecurity>
  <Lines>111</Lines>
  <Paragraphs>31</Paragraphs>
  <ScaleCrop>false</ScaleCrop>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2</cp:revision>
  <dcterms:created xsi:type="dcterms:W3CDTF">2026-07-07T14:37:00Z</dcterms:created>
  <dcterms:modified xsi:type="dcterms:W3CDTF">2026-07-07T14:42:00Z</dcterms:modified>
</cp:coreProperties>
</file>